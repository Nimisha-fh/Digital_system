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8BD7F" w14:textId="77777777" w:rsidR="005D5C2C" w:rsidRPr="00CA6096" w:rsidRDefault="00000000">
      <w:pPr>
        <w:pStyle w:val="Title"/>
        <w:rPr>
          <w:rFonts w:asciiTheme="minorHAnsi" w:hAnsiTheme="minorHAnsi" w:cstheme="minorHAnsi"/>
          <w:lang w:val="en-US"/>
          <w:rPrChange w:id="0" w:author="Mahmudur Rahman" w:date="2023-11-14T22:49:00Z">
            <w:rPr>
              <w:lang w:val="en-US"/>
            </w:rPr>
          </w:rPrChange>
        </w:rPr>
      </w:pPr>
      <w:r w:rsidRPr="00CA6096">
        <w:rPr>
          <w:rFonts w:asciiTheme="minorHAnsi" w:hAnsiTheme="minorHAnsi" w:cstheme="minorHAnsi"/>
          <w:lang w:val="en-US"/>
          <w:rPrChange w:id="1" w:author="Mahmudur Rahman" w:date="2023-11-14T22:49:00Z">
            <w:rPr>
              <w:lang w:val="en-US"/>
            </w:rPr>
          </w:rPrChange>
        </w:rPr>
        <w:t xml:space="preserve">Lab 1.1: </w:t>
      </w:r>
      <w:r w:rsidRPr="00CA6096">
        <w:rPr>
          <w:rFonts w:asciiTheme="minorHAnsi" w:hAnsiTheme="minorHAnsi" w:cstheme="minorHAnsi"/>
          <w:lang w:val="en-US"/>
          <w:rPrChange w:id="2" w:author="Mahmudur Rahman" w:date="2023-11-14T22:49:00Z">
            <w:rPr>
              <w:lang w:val="en-US"/>
            </w:rPr>
          </w:rPrChange>
        </w:rPr>
        <w:br/>
        <w:t xml:space="preserve">VirtualBox </w:t>
      </w:r>
      <w:bookmarkStart w:id="3" w:name="_Hlk146829901"/>
      <w:r w:rsidRPr="00CA6096">
        <w:rPr>
          <w:rFonts w:asciiTheme="minorHAnsi" w:hAnsiTheme="minorHAnsi" w:cstheme="minorHAnsi"/>
          <w:lang w:val="en-US"/>
          <w:rPrChange w:id="4" w:author="Mahmudur Rahman" w:date="2023-11-14T22:49:00Z">
            <w:rPr>
              <w:lang w:val="en-US"/>
            </w:rPr>
          </w:rPrChange>
        </w:rPr>
        <w:t xml:space="preserve">– </w:t>
      </w:r>
      <w:bookmarkEnd w:id="3"/>
      <w:r w:rsidRPr="00CA6096">
        <w:rPr>
          <w:rFonts w:asciiTheme="minorHAnsi" w:hAnsiTheme="minorHAnsi" w:cstheme="minorHAnsi"/>
          <w:lang w:val="en-US"/>
          <w:rPrChange w:id="5" w:author="Mahmudur Rahman" w:date="2023-11-14T22:49:00Z">
            <w:rPr>
              <w:lang w:val="en-US"/>
            </w:rPr>
          </w:rPrChange>
        </w:rPr>
        <w:t>Tasks</w:t>
      </w:r>
    </w:p>
    <w:p w14:paraId="07FAB9BC" w14:textId="77777777" w:rsidR="005D5C2C" w:rsidRPr="00CA6096" w:rsidRDefault="00000000">
      <w:pPr>
        <w:rPr>
          <w:rFonts w:asciiTheme="minorHAnsi" w:hAnsiTheme="minorHAnsi" w:cstheme="minorHAnsi"/>
          <w:lang w:val="en-US"/>
          <w:rPrChange w:id="6" w:author="Mahmudur Rahman" w:date="2023-11-14T22:49:00Z">
            <w:rPr>
              <w:lang w:val="en-US"/>
            </w:rPr>
          </w:rPrChange>
        </w:rPr>
      </w:pPr>
      <w:r w:rsidRPr="00CA6096">
        <w:rPr>
          <w:rStyle w:val="ui-provider"/>
          <w:rFonts w:asciiTheme="minorHAnsi" w:eastAsia="Arial" w:hAnsiTheme="minorHAnsi" w:cstheme="minorHAnsi"/>
          <w:lang w:val="en-US"/>
          <w:rPrChange w:id="7" w:author="Mahmudur Rahman" w:date="2023-11-14T22:49:00Z">
            <w:rPr>
              <w:rStyle w:val="ui-provider"/>
              <w:rFonts w:eastAsia="Arial"/>
              <w:lang w:val="en-US"/>
            </w:rPr>
          </w:rPrChange>
        </w:rPr>
        <w:t>The goal of this laboratory is to learn the fundamentals of hypervisor-virtualization and gain knowledge about the deployment of applications in a virtual environment. Therefore, this laboratory is tackling virtualization by usage of the hypervisor VirtualBox.</w:t>
      </w:r>
    </w:p>
    <w:p w14:paraId="38B419DE" w14:textId="77777777" w:rsidR="005D5C2C" w:rsidRPr="00CA6096" w:rsidRDefault="00000000">
      <w:pPr>
        <w:rPr>
          <w:rFonts w:asciiTheme="minorHAnsi" w:hAnsiTheme="minorHAnsi" w:cstheme="minorHAnsi"/>
          <w:lang w:val="en-US"/>
          <w:rPrChange w:id="8" w:author="Mahmudur Rahman" w:date="2023-11-14T22:49:00Z">
            <w:rPr>
              <w:lang w:val="en-US"/>
            </w:rPr>
          </w:rPrChange>
        </w:rPr>
      </w:pPr>
      <w:r w:rsidRPr="00CA6096">
        <w:rPr>
          <w:rFonts w:asciiTheme="minorHAnsi" w:hAnsiTheme="minorHAnsi" w:cstheme="minorHAnsi"/>
          <w:lang w:val="en-US"/>
          <w:rPrChange w:id="9" w:author="Mahmudur Rahman" w:date="2023-11-14T22:49:00Z">
            <w:rPr>
              <w:lang w:val="en-US"/>
            </w:rPr>
          </w:rPrChange>
        </w:rPr>
        <w:t xml:space="preserve">In this laboratory you are going to deploy the online store-ui from the case study onto your VirtualBox-VM and connect it to an already running online shop in the cloud (provided on internal servers). You can connect the store-ui on your VM with our internal servers via the </w:t>
      </w:r>
      <w:r w:rsidRPr="00CA6096">
        <w:rPr>
          <w:rFonts w:asciiTheme="minorHAnsi" w:hAnsiTheme="minorHAnsi" w:cstheme="minorHAnsi"/>
          <w:lang w:val="en-US"/>
          <w:rPrChange w:id="10" w:author="Mahmudur Rahman" w:date="2023-11-14T22:49:00Z">
            <w:rPr>
              <w:rFonts w:cs="Lato"/>
              <w:lang w:val="en-US"/>
            </w:rPr>
          </w:rPrChange>
        </w:rPr>
        <w:t>FB4STUD WiFi</w:t>
      </w:r>
      <w:r w:rsidRPr="00CA6096">
        <w:rPr>
          <w:rFonts w:asciiTheme="minorHAnsi" w:hAnsiTheme="minorHAnsi" w:cstheme="minorHAnsi"/>
          <w:lang w:val="en-US"/>
          <w:rPrChange w:id="11" w:author="Mahmudur Rahman" w:date="2023-11-14T22:49:00Z">
            <w:rPr>
              <w:lang w:val="en-US"/>
            </w:rPr>
          </w:rPrChange>
        </w:rPr>
        <w:t xml:space="preserve"> at 172.22.145.110, in case you are outside the university you have to use FB4-VPN. </w:t>
      </w:r>
      <w:r w:rsidRPr="00CA6096">
        <w:rPr>
          <w:rFonts w:asciiTheme="minorHAnsi" w:hAnsiTheme="minorHAnsi" w:cstheme="minorHAnsi"/>
          <w:i/>
          <w:iCs/>
          <w:lang w:val="en-US"/>
          <w:rPrChange w:id="12" w:author="Mahmudur Rahman" w:date="2023-11-14T22:49:00Z">
            <w:rPr>
              <w:i/>
              <w:iCs/>
              <w:lang w:val="en-US"/>
            </w:rPr>
          </w:rPrChange>
        </w:rPr>
        <w:t xml:space="preserve">In case you face issue related to Internet on VM when using the Bridged Network Mode with Eduroam or FB4STUD, you need to use personal hotspot through which you can access the Internet on VM. </w:t>
      </w:r>
    </w:p>
    <w:p w14:paraId="705138CE" w14:textId="77777777" w:rsidR="005D5C2C" w:rsidRPr="00CA6096" w:rsidRDefault="005D5C2C">
      <w:pPr>
        <w:spacing w:after="240"/>
        <w:jc w:val="both"/>
        <w:rPr>
          <w:rFonts w:asciiTheme="minorHAnsi" w:hAnsiTheme="minorHAnsi" w:cstheme="minorHAnsi"/>
          <w:lang w:val="en-US"/>
          <w:rPrChange w:id="13" w:author="Mahmudur Rahman" w:date="2023-11-14T22:49:00Z">
            <w:rPr>
              <w:rFonts w:cs="Lato"/>
              <w:lang w:val="en-US"/>
            </w:rPr>
          </w:rPrChange>
        </w:rPr>
      </w:pPr>
    </w:p>
    <w:p w14:paraId="76FD2AE6" w14:textId="77777777" w:rsidR="005D5C2C" w:rsidRPr="00CA6096" w:rsidRDefault="00000000">
      <w:pPr>
        <w:spacing w:after="240"/>
        <w:jc w:val="both"/>
        <w:rPr>
          <w:rFonts w:asciiTheme="minorHAnsi" w:hAnsiTheme="minorHAnsi" w:cstheme="minorHAnsi"/>
          <w:sz w:val="32"/>
          <w:szCs w:val="32"/>
          <w:lang w:val="en-US"/>
          <w:rPrChange w:id="14" w:author="Mahmudur Rahman" w:date="2023-11-14T22:49:00Z">
            <w:rPr>
              <w:rFonts w:cs="Lato"/>
              <w:sz w:val="32"/>
              <w:szCs w:val="32"/>
              <w:lang w:val="en-US"/>
            </w:rPr>
          </w:rPrChange>
        </w:rPr>
      </w:pPr>
      <w:r w:rsidRPr="00CA6096">
        <w:rPr>
          <w:rFonts w:asciiTheme="minorHAnsi" w:hAnsiTheme="minorHAnsi" w:cstheme="minorHAnsi"/>
          <w:sz w:val="32"/>
          <w:szCs w:val="32"/>
          <w:lang w:val="en-US"/>
          <w:rPrChange w:id="15" w:author="Mahmudur Rahman" w:date="2023-11-14T22:49:00Z">
            <w:rPr>
              <w:rFonts w:cs="Lato"/>
              <w:sz w:val="32"/>
              <w:szCs w:val="32"/>
              <w:lang w:val="en-US"/>
            </w:rPr>
          </w:rPrChange>
        </w:rPr>
        <w:t>Overview:</w:t>
      </w:r>
    </w:p>
    <w:sdt>
      <w:sdtPr>
        <w:rPr>
          <w:rFonts w:asciiTheme="minorHAnsi" w:hAnsiTheme="minorHAnsi" w:cstheme="minorHAnsi"/>
          <w:lang w:val="en-US"/>
        </w:rPr>
        <w:id w:val="1075161994"/>
        <w:docPartObj>
          <w:docPartGallery w:val="Table of Contents"/>
          <w:docPartUnique/>
        </w:docPartObj>
      </w:sdtPr>
      <w:sdtContent>
        <w:p w14:paraId="6963A154" w14:textId="77777777" w:rsidR="005D5C2C" w:rsidRPr="00CA6096" w:rsidRDefault="00000000">
          <w:pPr>
            <w:pStyle w:val="TOC1"/>
            <w:tabs>
              <w:tab w:val="right" w:leader="dot" w:pos="9060"/>
            </w:tabs>
            <w:rPr>
              <w:rFonts w:asciiTheme="minorHAnsi" w:eastAsiaTheme="minorEastAsia" w:hAnsiTheme="minorHAnsi" w:cstheme="minorHAnsi"/>
              <w:sz w:val="22"/>
              <w:szCs w:val="22"/>
              <w14:ligatures w14:val="standardContextual"/>
              <w:rPrChange w:id="16" w:author="Mahmudur Rahman" w:date="2023-11-14T22:49:00Z">
                <w:rPr/>
              </w:rPrChange>
            </w:rPr>
          </w:pPr>
          <w:r w:rsidRPr="00CA6096">
            <w:rPr>
              <w:rFonts w:asciiTheme="minorHAnsi" w:hAnsiTheme="minorHAnsi" w:cstheme="minorHAnsi"/>
              <w:rPrChange w:id="17" w:author="Mahmudur Rahman" w:date="2023-11-14T22:49:00Z">
                <w:rPr/>
              </w:rPrChange>
            </w:rPr>
            <w:fldChar w:fldCharType="begin"/>
          </w:r>
          <w:r w:rsidRPr="00CA6096">
            <w:rPr>
              <w:rFonts w:asciiTheme="minorHAnsi" w:hAnsiTheme="minorHAnsi" w:cstheme="minorHAnsi"/>
              <w:rPrChange w:id="18" w:author="Mahmudur Rahman" w:date="2023-11-14T22:49:00Z">
                <w:rPr/>
              </w:rPrChange>
            </w:rPr>
            <w:instrText xml:space="preserve">TOC \o "1-9" \h </w:instrText>
          </w:r>
          <w:r w:rsidRPr="00CA6096">
            <w:rPr>
              <w:rFonts w:asciiTheme="minorHAnsi" w:hAnsiTheme="minorHAnsi" w:cstheme="minorHAnsi"/>
              <w:rPrChange w:id="19" w:author="Mahmudur Rahman" w:date="2023-11-14T22:49:00Z">
                <w:rPr/>
              </w:rPrChange>
            </w:rPr>
            <w:fldChar w:fldCharType="separate"/>
          </w:r>
          <w:r w:rsidRPr="00CA6096">
            <w:rPr>
              <w:rFonts w:asciiTheme="minorHAnsi" w:hAnsiTheme="minorHAnsi" w:cstheme="minorHAnsi"/>
              <w:rPrChange w:id="20" w:author="Mahmudur Rahman" w:date="2023-11-14T22:49:00Z">
                <w:rPr/>
              </w:rPrChange>
            </w:rPr>
            <w:fldChar w:fldCharType="begin"/>
          </w:r>
          <w:r w:rsidRPr="00CA6096">
            <w:rPr>
              <w:rFonts w:asciiTheme="minorHAnsi" w:hAnsiTheme="minorHAnsi" w:cstheme="minorHAnsi"/>
              <w:rPrChange w:id="21" w:author="Mahmudur Rahman" w:date="2023-11-14T22:49:00Z">
                <w:rPr/>
              </w:rPrChange>
            </w:rPr>
            <w:instrText>HYPERLINK \l "_Toc146959651" \o "#_Toc146959651"</w:instrText>
          </w:r>
          <w:r w:rsidRPr="00CC1219">
            <w:rPr>
              <w:rFonts w:asciiTheme="minorHAnsi" w:hAnsiTheme="minorHAnsi" w:cstheme="minorHAnsi"/>
            </w:rPr>
          </w:r>
          <w:r w:rsidRPr="00CA6096">
            <w:rPr>
              <w:rFonts w:asciiTheme="minorHAnsi" w:hAnsiTheme="minorHAnsi" w:cstheme="minorHAnsi"/>
              <w:rPrChange w:id="22" w:author="Mahmudur Rahman" w:date="2023-11-14T22:49:00Z">
                <w:rPr/>
              </w:rPrChange>
            </w:rPr>
            <w:fldChar w:fldCharType="separate"/>
          </w:r>
          <w:r w:rsidRPr="00CA6096">
            <w:rPr>
              <w:rStyle w:val="Hyperlink"/>
              <w:rFonts w:asciiTheme="minorHAnsi" w:hAnsiTheme="minorHAnsi" w:cstheme="minorHAnsi"/>
              <w:lang w:val="en-US"/>
              <w:rPrChange w:id="23" w:author="Mahmudur Rahman" w:date="2023-11-14T22:49:00Z">
                <w:rPr>
                  <w:rStyle w:val="Hyperlink"/>
                  <w:lang w:val="en-US"/>
                </w:rPr>
              </w:rPrChange>
            </w:rPr>
            <w:t>Student Group Information</w:t>
          </w:r>
          <w:r w:rsidRPr="00CA6096">
            <w:rPr>
              <w:rFonts w:asciiTheme="minorHAnsi" w:hAnsiTheme="minorHAnsi" w:cstheme="minorHAnsi"/>
              <w:rPrChange w:id="24" w:author="Mahmudur Rahman" w:date="2023-11-14T22:49:00Z">
                <w:rPr/>
              </w:rPrChange>
            </w:rPr>
            <w:tab/>
          </w:r>
          <w:r w:rsidRPr="00CA6096">
            <w:rPr>
              <w:rFonts w:asciiTheme="minorHAnsi" w:hAnsiTheme="minorHAnsi" w:cstheme="minorHAnsi"/>
              <w:rPrChange w:id="25" w:author="Mahmudur Rahman" w:date="2023-11-14T22:49:00Z">
                <w:rPr/>
              </w:rPrChange>
            </w:rPr>
            <w:fldChar w:fldCharType="begin"/>
          </w:r>
          <w:r w:rsidRPr="00CA6096">
            <w:rPr>
              <w:rFonts w:asciiTheme="minorHAnsi" w:hAnsiTheme="minorHAnsi" w:cstheme="minorHAnsi"/>
              <w:rPrChange w:id="26" w:author="Mahmudur Rahman" w:date="2023-11-14T22:49:00Z">
                <w:rPr/>
              </w:rPrChange>
            </w:rPr>
            <w:instrText xml:space="preserve"> PAGEREF _Toc146959651 \h </w:instrText>
          </w:r>
          <w:r w:rsidRPr="00CC1219">
            <w:rPr>
              <w:rFonts w:asciiTheme="minorHAnsi" w:hAnsiTheme="minorHAnsi" w:cstheme="minorHAnsi"/>
            </w:rPr>
          </w:r>
          <w:r w:rsidRPr="00CA6096">
            <w:rPr>
              <w:rFonts w:asciiTheme="minorHAnsi" w:hAnsiTheme="minorHAnsi" w:cstheme="minorHAnsi"/>
              <w:rPrChange w:id="27" w:author="Mahmudur Rahman" w:date="2023-11-14T22:49:00Z">
                <w:rPr/>
              </w:rPrChange>
            </w:rPr>
            <w:fldChar w:fldCharType="separate"/>
          </w:r>
          <w:r w:rsidRPr="00CA6096">
            <w:rPr>
              <w:rFonts w:asciiTheme="minorHAnsi" w:hAnsiTheme="minorHAnsi" w:cstheme="minorHAnsi"/>
              <w:rPrChange w:id="28" w:author="Mahmudur Rahman" w:date="2023-11-14T22:49:00Z">
                <w:rPr/>
              </w:rPrChange>
            </w:rPr>
            <w:t>2</w:t>
          </w:r>
          <w:r w:rsidRPr="00CA6096">
            <w:rPr>
              <w:rFonts w:asciiTheme="minorHAnsi" w:hAnsiTheme="minorHAnsi" w:cstheme="minorHAnsi"/>
              <w:rPrChange w:id="29" w:author="Mahmudur Rahman" w:date="2023-11-14T22:49:00Z">
                <w:rPr/>
              </w:rPrChange>
            </w:rPr>
            <w:fldChar w:fldCharType="end"/>
          </w:r>
          <w:r w:rsidRPr="00CA6096">
            <w:rPr>
              <w:rFonts w:asciiTheme="minorHAnsi" w:hAnsiTheme="minorHAnsi" w:cstheme="minorHAnsi"/>
              <w:rPrChange w:id="30" w:author="Mahmudur Rahman" w:date="2023-11-14T22:49:00Z">
                <w:rPr/>
              </w:rPrChange>
            </w:rPr>
            <w:fldChar w:fldCharType="end"/>
          </w:r>
        </w:p>
        <w:p w14:paraId="2E310363" w14:textId="77777777" w:rsidR="005D5C2C" w:rsidRPr="00CA6096" w:rsidRDefault="00000000">
          <w:pPr>
            <w:pStyle w:val="TOC1"/>
            <w:tabs>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31" w:author="Mahmudur Rahman" w:date="2023-11-14T22:49:00Z">
                <w:rPr/>
              </w:rPrChange>
            </w:rPr>
            <w:fldChar w:fldCharType="begin"/>
          </w:r>
          <w:r w:rsidRPr="00CA6096">
            <w:rPr>
              <w:rFonts w:asciiTheme="minorHAnsi" w:hAnsiTheme="minorHAnsi" w:cstheme="minorHAnsi"/>
              <w:rPrChange w:id="32" w:author="Mahmudur Rahman" w:date="2023-11-14T22:49:00Z">
                <w:rPr/>
              </w:rPrChange>
            </w:rPr>
            <w:instrText>HYPERLINK \l "_Toc146959652" \o "#_Toc146959652"</w:instrText>
          </w:r>
          <w:r w:rsidRPr="00CC1219">
            <w:rPr>
              <w:rFonts w:asciiTheme="minorHAnsi" w:hAnsiTheme="minorHAnsi" w:cstheme="minorHAnsi"/>
            </w:rPr>
          </w:r>
          <w:r w:rsidRPr="00CA6096">
            <w:rPr>
              <w:rFonts w:asciiTheme="minorHAnsi" w:hAnsiTheme="minorHAnsi" w:cstheme="minorHAnsi"/>
              <w:rPrChange w:id="33" w:author="Mahmudur Rahman" w:date="2023-11-14T22:49:00Z">
                <w:rPr/>
              </w:rPrChange>
            </w:rPr>
            <w:fldChar w:fldCharType="separate"/>
          </w:r>
          <w:r w:rsidRPr="00CA6096">
            <w:rPr>
              <w:rStyle w:val="Hyperlink"/>
              <w:rFonts w:asciiTheme="minorHAnsi" w:hAnsiTheme="minorHAnsi" w:cstheme="minorHAnsi"/>
              <w:rPrChange w:id="34" w:author="Mahmudur Rahman" w:date="2023-11-14T22:49:00Z">
                <w:rPr>
                  <w:rStyle w:val="Hyperlink"/>
                </w:rPr>
              </w:rPrChange>
            </w:rPr>
            <w:t>Tasks</w:t>
          </w:r>
          <w:r w:rsidRPr="00CA6096">
            <w:rPr>
              <w:rFonts w:asciiTheme="minorHAnsi" w:hAnsiTheme="minorHAnsi" w:cstheme="minorHAnsi"/>
              <w:rPrChange w:id="35" w:author="Mahmudur Rahman" w:date="2023-11-14T22:49:00Z">
                <w:rPr/>
              </w:rPrChange>
            </w:rPr>
            <w:tab/>
          </w:r>
          <w:r w:rsidRPr="00CA6096">
            <w:rPr>
              <w:rFonts w:asciiTheme="minorHAnsi" w:hAnsiTheme="minorHAnsi" w:cstheme="minorHAnsi"/>
              <w:rPrChange w:id="36" w:author="Mahmudur Rahman" w:date="2023-11-14T22:49:00Z">
                <w:rPr/>
              </w:rPrChange>
            </w:rPr>
            <w:fldChar w:fldCharType="begin"/>
          </w:r>
          <w:r w:rsidRPr="00CA6096">
            <w:rPr>
              <w:rFonts w:asciiTheme="minorHAnsi" w:hAnsiTheme="minorHAnsi" w:cstheme="minorHAnsi"/>
              <w:rPrChange w:id="37" w:author="Mahmudur Rahman" w:date="2023-11-14T22:49:00Z">
                <w:rPr/>
              </w:rPrChange>
            </w:rPr>
            <w:instrText xml:space="preserve"> PAGEREF _Toc146959652 \h </w:instrText>
          </w:r>
          <w:r w:rsidRPr="00CC1219">
            <w:rPr>
              <w:rFonts w:asciiTheme="minorHAnsi" w:hAnsiTheme="minorHAnsi" w:cstheme="minorHAnsi"/>
            </w:rPr>
          </w:r>
          <w:r w:rsidRPr="00CA6096">
            <w:rPr>
              <w:rFonts w:asciiTheme="minorHAnsi" w:hAnsiTheme="minorHAnsi" w:cstheme="minorHAnsi"/>
              <w:rPrChange w:id="38" w:author="Mahmudur Rahman" w:date="2023-11-14T22:49:00Z">
                <w:rPr/>
              </w:rPrChange>
            </w:rPr>
            <w:fldChar w:fldCharType="separate"/>
          </w:r>
          <w:r w:rsidRPr="00CA6096">
            <w:rPr>
              <w:rFonts w:asciiTheme="minorHAnsi" w:hAnsiTheme="minorHAnsi" w:cstheme="minorHAnsi"/>
              <w:rPrChange w:id="39" w:author="Mahmudur Rahman" w:date="2023-11-14T22:49:00Z">
                <w:rPr/>
              </w:rPrChange>
            </w:rPr>
            <w:t>3</w:t>
          </w:r>
          <w:r w:rsidRPr="00CA6096">
            <w:rPr>
              <w:rFonts w:asciiTheme="minorHAnsi" w:hAnsiTheme="minorHAnsi" w:cstheme="minorHAnsi"/>
              <w:rPrChange w:id="40" w:author="Mahmudur Rahman" w:date="2023-11-14T22:49:00Z">
                <w:rPr/>
              </w:rPrChange>
            </w:rPr>
            <w:fldChar w:fldCharType="end"/>
          </w:r>
          <w:r w:rsidRPr="00CA6096">
            <w:rPr>
              <w:rFonts w:asciiTheme="minorHAnsi" w:hAnsiTheme="minorHAnsi" w:cstheme="minorHAnsi"/>
              <w:rPrChange w:id="41" w:author="Mahmudur Rahman" w:date="2023-11-14T22:49:00Z">
                <w:rPr/>
              </w:rPrChange>
            </w:rPr>
            <w:fldChar w:fldCharType="end"/>
          </w:r>
        </w:p>
        <w:p w14:paraId="295BA7B6" w14:textId="77777777" w:rsidR="005D5C2C" w:rsidRPr="00CA6096" w:rsidRDefault="00000000">
          <w:pPr>
            <w:pStyle w:val="TOC2"/>
            <w:tabs>
              <w:tab w:val="left" w:pos="850"/>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42" w:author="Mahmudur Rahman" w:date="2023-11-14T22:49:00Z">
                <w:rPr/>
              </w:rPrChange>
            </w:rPr>
            <w:fldChar w:fldCharType="begin"/>
          </w:r>
          <w:r w:rsidRPr="00CA6096">
            <w:rPr>
              <w:rFonts w:asciiTheme="minorHAnsi" w:hAnsiTheme="minorHAnsi" w:cstheme="minorHAnsi"/>
              <w:rPrChange w:id="43" w:author="Mahmudur Rahman" w:date="2023-11-14T22:49:00Z">
                <w:rPr/>
              </w:rPrChange>
            </w:rPr>
            <w:instrText>HYPERLINK \l "_Toc146959653" \o "#_Toc146959653"</w:instrText>
          </w:r>
          <w:r w:rsidRPr="00CC1219">
            <w:rPr>
              <w:rFonts w:asciiTheme="minorHAnsi" w:hAnsiTheme="minorHAnsi" w:cstheme="minorHAnsi"/>
            </w:rPr>
          </w:r>
          <w:r w:rsidRPr="00CA6096">
            <w:rPr>
              <w:rFonts w:asciiTheme="minorHAnsi" w:hAnsiTheme="minorHAnsi" w:cstheme="minorHAnsi"/>
              <w:rPrChange w:id="44" w:author="Mahmudur Rahman" w:date="2023-11-14T22:49:00Z">
                <w:rPr/>
              </w:rPrChange>
            </w:rPr>
            <w:fldChar w:fldCharType="separate"/>
          </w:r>
          <w:r w:rsidRPr="00CA6096">
            <w:rPr>
              <w:rStyle w:val="Hyperlink"/>
              <w:rFonts w:asciiTheme="minorHAnsi" w:hAnsiTheme="minorHAnsi" w:cstheme="minorHAnsi"/>
              <w:rPrChange w:id="45" w:author="Mahmudur Rahman" w:date="2023-11-14T22:49:00Z">
                <w:rPr>
                  <w:rStyle w:val="Hyperlink"/>
                </w:rPr>
              </w:rPrChange>
            </w:rPr>
            <w:t>1.</w:t>
          </w:r>
          <w:r w:rsidRPr="00CA6096">
            <w:rPr>
              <w:rFonts w:asciiTheme="minorHAnsi" w:eastAsiaTheme="minorEastAsia" w:hAnsiTheme="minorHAnsi" w:cstheme="minorHAnsi"/>
              <w:sz w:val="22"/>
              <w:szCs w:val="22"/>
              <w14:ligatures w14:val="standardContextual"/>
            </w:rPr>
            <w:tab/>
          </w:r>
          <w:r w:rsidRPr="00CA6096">
            <w:rPr>
              <w:rStyle w:val="Hyperlink"/>
              <w:rFonts w:asciiTheme="minorHAnsi" w:hAnsiTheme="minorHAnsi" w:cstheme="minorHAnsi"/>
              <w:rPrChange w:id="46" w:author="Mahmudur Rahman" w:date="2023-11-14T22:49:00Z">
                <w:rPr>
                  <w:rStyle w:val="Hyperlink"/>
                </w:rPr>
              </w:rPrChange>
            </w:rPr>
            <w:t>VM Configuration</w:t>
          </w:r>
          <w:r w:rsidRPr="00CA6096">
            <w:rPr>
              <w:rFonts w:asciiTheme="minorHAnsi" w:hAnsiTheme="minorHAnsi" w:cstheme="minorHAnsi"/>
              <w:rPrChange w:id="47" w:author="Mahmudur Rahman" w:date="2023-11-14T22:49:00Z">
                <w:rPr/>
              </w:rPrChange>
            </w:rPr>
            <w:tab/>
          </w:r>
          <w:r w:rsidRPr="00CA6096">
            <w:rPr>
              <w:rFonts w:asciiTheme="minorHAnsi" w:hAnsiTheme="minorHAnsi" w:cstheme="minorHAnsi"/>
              <w:rPrChange w:id="48" w:author="Mahmudur Rahman" w:date="2023-11-14T22:49:00Z">
                <w:rPr/>
              </w:rPrChange>
            </w:rPr>
            <w:fldChar w:fldCharType="begin"/>
          </w:r>
          <w:r w:rsidRPr="00CA6096">
            <w:rPr>
              <w:rFonts w:asciiTheme="minorHAnsi" w:hAnsiTheme="minorHAnsi" w:cstheme="minorHAnsi"/>
              <w:rPrChange w:id="49" w:author="Mahmudur Rahman" w:date="2023-11-14T22:49:00Z">
                <w:rPr/>
              </w:rPrChange>
            </w:rPr>
            <w:instrText xml:space="preserve"> PAGEREF _Toc146959653 \h </w:instrText>
          </w:r>
          <w:r w:rsidRPr="00CC1219">
            <w:rPr>
              <w:rFonts w:asciiTheme="minorHAnsi" w:hAnsiTheme="minorHAnsi" w:cstheme="minorHAnsi"/>
            </w:rPr>
          </w:r>
          <w:r w:rsidRPr="00CA6096">
            <w:rPr>
              <w:rFonts w:asciiTheme="minorHAnsi" w:hAnsiTheme="minorHAnsi" w:cstheme="minorHAnsi"/>
              <w:rPrChange w:id="50" w:author="Mahmudur Rahman" w:date="2023-11-14T22:49:00Z">
                <w:rPr/>
              </w:rPrChange>
            </w:rPr>
            <w:fldChar w:fldCharType="separate"/>
          </w:r>
          <w:r w:rsidRPr="00CA6096">
            <w:rPr>
              <w:rFonts w:asciiTheme="minorHAnsi" w:hAnsiTheme="minorHAnsi" w:cstheme="minorHAnsi"/>
              <w:rPrChange w:id="51" w:author="Mahmudur Rahman" w:date="2023-11-14T22:49:00Z">
                <w:rPr/>
              </w:rPrChange>
            </w:rPr>
            <w:t>3</w:t>
          </w:r>
          <w:r w:rsidRPr="00CA6096">
            <w:rPr>
              <w:rFonts w:asciiTheme="minorHAnsi" w:hAnsiTheme="minorHAnsi" w:cstheme="minorHAnsi"/>
              <w:rPrChange w:id="52" w:author="Mahmudur Rahman" w:date="2023-11-14T22:49:00Z">
                <w:rPr/>
              </w:rPrChange>
            </w:rPr>
            <w:fldChar w:fldCharType="end"/>
          </w:r>
          <w:r w:rsidRPr="00CA6096">
            <w:rPr>
              <w:rFonts w:asciiTheme="minorHAnsi" w:hAnsiTheme="minorHAnsi" w:cstheme="minorHAnsi"/>
              <w:rPrChange w:id="53" w:author="Mahmudur Rahman" w:date="2023-11-14T22:49:00Z">
                <w:rPr/>
              </w:rPrChange>
            </w:rPr>
            <w:fldChar w:fldCharType="end"/>
          </w:r>
        </w:p>
        <w:p w14:paraId="3C3DB42E" w14:textId="77777777" w:rsidR="005D5C2C" w:rsidRPr="00CA6096" w:rsidRDefault="00000000">
          <w:pPr>
            <w:pStyle w:val="TOC3"/>
            <w:tabs>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54" w:author="Mahmudur Rahman" w:date="2023-11-14T22:49:00Z">
                <w:rPr/>
              </w:rPrChange>
            </w:rPr>
            <w:fldChar w:fldCharType="begin"/>
          </w:r>
          <w:r w:rsidRPr="00CA6096">
            <w:rPr>
              <w:rFonts w:asciiTheme="minorHAnsi" w:hAnsiTheme="minorHAnsi" w:cstheme="minorHAnsi"/>
              <w:rPrChange w:id="55" w:author="Mahmudur Rahman" w:date="2023-11-14T22:49:00Z">
                <w:rPr/>
              </w:rPrChange>
            </w:rPr>
            <w:instrText>HYPERLINK \l "_Toc146959654" \o "#_Toc146959654"</w:instrText>
          </w:r>
          <w:r w:rsidRPr="00CC1219">
            <w:rPr>
              <w:rFonts w:asciiTheme="minorHAnsi" w:hAnsiTheme="minorHAnsi" w:cstheme="minorHAnsi"/>
            </w:rPr>
          </w:r>
          <w:r w:rsidRPr="00CA6096">
            <w:rPr>
              <w:rFonts w:asciiTheme="minorHAnsi" w:hAnsiTheme="minorHAnsi" w:cstheme="minorHAnsi"/>
              <w:rPrChange w:id="56" w:author="Mahmudur Rahman" w:date="2023-11-14T22:49:00Z">
                <w:rPr/>
              </w:rPrChange>
            </w:rPr>
            <w:fldChar w:fldCharType="separate"/>
          </w:r>
          <w:r w:rsidRPr="00CA6096">
            <w:rPr>
              <w:rStyle w:val="Hyperlink"/>
              <w:rFonts w:asciiTheme="minorHAnsi" w:hAnsiTheme="minorHAnsi" w:cstheme="minorHAnsi"/>
              <w:lang w:val="en-US"/>
              <w:rPrChange w:id="57" w:author="Mahmudur Rahman" w:date="2023-11-14T22:49:00Z">
                <w:rPr>
                  <w:rStyle w:val="Hyperlink"/>
                  <w:lang w:val="en-US"/>
                </w:rPr>
              </w:rPrChange>
            </w:rPr>
            <w:t>Connectivity</w:t>
          </w:r>
          <w:r w:rsidRPr="00CA6096">
            <w:rPr>
              <w:rFonts w:asciiTheme="minorHAnsi" w:hAnsiTheme="minorHAnsi" w:cstheme="minorHAnsi"/>
              <w:rPrChange w:id="58" w:author="Mahmudur Rahman" w:date="2023-11-14T22:49:00Z">
                <w:rPr/>
              </w:rPrChange>
            </w:rPr>
            <w:tab/>
          </w:r>
          <w:r w:rsidRPr="00CA6096">
            <w:rPr>
              <w:rFonts w:asciiTheme="minorHAnsi" w:hAnsiTheme="minorHAnsi" w:cstheme="minorHAnsi"/>
              <w:rPrChange w:id="59" w:author="Mahmudur Rahman" w:date="2023-11-14T22:49:00Z">
                <w:rPr/>
              </w:rPrChange>
            </w:rPr>
            <w:fldChar w:fldCharType="begin"/>
          </w:r>
          <w:r w:rsidRPr="00CA6096">
            <w:rPr>
              <w:rFonts w:asciiTheme="minorHAnsi" w:hAnsiTheme="minorHAnsi" w:cstheme="minorHAnsi"/>
              <w:rPrChange w:id="60" w:author="Mahmudur Rahman" w:date="2023-11-14T22:49:00Z">
                <w:rPr/>
              </w:rPrChange>
            </w:rPr>
            <w:instrText xml:space="preserve"> PAGEREF _Toc146959654 \h </w:instrText>
          </w:r>
          <w:r w:rsidRPr="00CC1219">
            <w:rPr>
              <w:rFonts w:asciiTheme="minorHAnsi" w:hAnsiTheme="minorHAnsi" w:cstheme="minorHAnsi"/>
            </w:rPr>
          </w:r>
          <w:r w:rsidRPr="00CA6096">
            <w:rPr>
              <w:rFonts w:asciiTheme="minorHAnsi" w:hAnsiTheme="minorHAnsi" w:cstheme="minorHAnsi"/>
              <w:rPrChange w:id="61" w:author="Mahmudur Rahman" w:date="2023-11-14T22:49:00Z">
                <w:rPr/>
              </w:rPrChange>
            </w:rPr>
            <w:fldChar w:fldCharType="separate"/>
          </w:r>
          <w:r w:rsidRPr="00CA6096">
            <w:rPr>
              <w:rFonts w:asciiTheme="minorHAnsi" w:hAnsiTheme="minorHAnsi" w:cstheme="minorHAnsi"/>
              <w:rPrChange w:id="62" w:author="Mahmudur Rahman" w:date="2023-11-14T22:49:00Z">
                <w:rPr/>
              </w:rPrChange>
            </w:rPr>
            <w:t>3</w:t>
          </w:r>
          <w:r w:rsidRPr="00CA6096">
            <w:rPr>
              <w:rFonts w:asciiTheme="minorHAnsi" w:hAnsiTheme="minorHAnsi" w:cstheme="minorHAnsi"/>
              <w:rPrChange w:id="63" w:author="Mahmudur Rahman" w:date="2023-11-14T22:49:00Z">
                <w:rPr/>
              </w:rPrChange>
            </w:rPr>
            <w:fldChar w:fldCharType="end"/>
          </w:r>
          <w:r w:rsidRPr="00CA6096">
            <w:rPr>
              <w:rFonts w:asciiTheme="minorHAnsi" w:hAnsiTheme="minorHAnsi" w:cstheme="minorHAnsi"/>
              <w:rPrChange w:id="64" w:author="Mahmudur Rahman" w:date="2023-11-14T22:49:00Z">
                <w:rPr/>
              </w:rPrChange>
            </w:rPr>
            <w:fldChar w:fldCharType="end"/>
          </w:r>
        </w:p>
        <w:p w14:paraId="263611FE" w14:textId="77777777" w:rsidR="005D5C2C" w:rsidRPr="00CA6096" w:rsidRDefault="00000000">
          <w:pPr>
            <w:pStyle w:val="TOC3"/>
            <w:tabs>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65" w:author="Mahmudur Rahman" w:date="2023-11-14T22:49:00Z">
                <w:rPr/>
              </w:rPrChange>
            </w:rPr>
            <w:fldChar w:fldCharType="begin"/>
          </w:r>
          <w:r w:rsidRPr="00CA6096">
            <w:rPr>
              <w:rFonts w:asciiTheme="minorHAnsi" w:hAnsiTheme="minorHAnsi" w:cstheme="minorHAnsi"/>
              <w:rPrChange w:id="66" w:author="Mahmudur Rahman" w:date="2023-11-14T22:49:00Z">
                <w:rPr/>
              </w:rPrChange>
            </w:rPr>
            <w:instrText>HYPERLINK \l "_Toc146959655" \o "#_Toc146959655"</w:instrText>
          </w:r>
          <w:r w:rsidRPr="00CC1219">
            <w:rPr>
              <w:rFonts w:asciiTheme="minorHAnsi" w:hAnsiTheme="minorHAnsi" w:cstheme="minorHAnsi"/>
            </w:rPr>
          </w:r>
          <w:r w:rsidRPr="00CA6096">
            <w:rPr>
              <w:rFonts w:asciiTheme="minorHAnsi" w:hAnsiTheme="minorHAnsi" w:cstheme="minorHAnsi"/>
              <w:rPrChange w:id="67" w:author="Mahmudur Rahman" w:date="2023-11-14T22:49:00Z">
                <w:rPr/>
              </w:rPrChange>
            </w:rPr>
            <w:fldChar w:fldCharType="separate"/>
          </w:r>
          <w:r w:rsidRPr="00CA6096">
            <w:rPr>
              <w:rStyle w:val="Hyperlink"/>
              <w:rFonts w:asciiTheme="minorHAnsi" w:hAnsiTheme="minorHAnsi" w:cstheme="minorHAnsi"/>
              <w:lang w:val="en-US"/>
              <w:rPrChange w:id="68" w:author="Mahmudur Rahman" w:date="2023-11-14T22:49:00Z">
                <w:rPr>
                  <w:rStyle w:val="Hyperlink"/>
                  <w:rFonts w:cs="Lato"/>
                  <w:lang w:val="en-US"/>
                </w:rPr>
              </w:rPrChange>
            </w:rPr>
            <w:t>Networking Modes</w:t>
          </w:r>
          <w:r w:rsidRPr="00CA6096">
            <w:rPr>
              <w:rFonts w:asciiTheme="minorHAnsi" w:hAnsiTheme="minorHAnsi" w:cstheme="minorHAnsi"/>
              <w:rPrChange w:id="69" w:author="Mahmudur Rahman" w:date="2023-11-14T22:49:00Z">
                <w:rPr/>
              </w:rPrChange>
            </w:rPr>
            <w:tab/>
          </w:r>
          <w:r w:rsidRPr="00CA6096">
            <w:rPr>
              <w:rFonts w:asciiTheme="minorHAnsi" w:hAnsiTheme="minorHAnsi" w:cstheme="minorHAnsi"/>
              <w:rPrChange w:id="70" w:author="Mahmudur Rahman" w:date="2023-11-14T22:49:00Z">
                <w:rPr/>
              </w:rPrChange>
            </w:rPr>
            <w:fldChar w:fldCharType="begin"/>
          </w:r>
          <w:r w:rsidRPr="00CA6096">
            <w:rPr>
              <w:rFonts w:asciiTheme="minorHAnsi" w:hAnsiTheme="minorHAnsi" w:cstheme="minorHAnsi"/>
              <w:rPrChange w:id="71" w:author="Mahmudur Rahman" w:date="2023-11-14T22:49:00Z">
                <w:rPr/>
              </w:rPrChange>
            </w:rPr>
            <w:instrText xml:space="preserve"> PAGEREF _Toc146959655 \h </w:instrText>
          </w:r>
          <w:r w:rsidRPr="00CC1219">
            <w:rPr>
              <w:rFonts w:asciiTheme="minorHAnsi" w:hAnsiTheme="minorHAnsi" w:cstheme="minorHAnsi"/>
            </w:rPr>
          </w:r>
          <w:r w:rsidRPr="00CA6096">
            <w:rPr>
              <w:rFonts w:asciiTheme="minorHAnsi" w:hAnsiTheme="minorHAnsi" w:cstheme="minorHAnsi"/>
              <w:rPrChange w:id="72" w:author="Mahmudur Rahman" w:date="2023-11-14T22:49:00Z">
                <w:rPr/>
              </w:rPrChange>
            </w:rPr>
            <w:fldChar w:fldCharType="separate"/>
          </w:r>
          <w:r w:rsidRPr="00CA6096">
            <w:rPr>
              <w:rFonts w:asciiTheme="minorHAnsi" w:hAnsiTheme="minorHAnsi" w:cstheme="minorHAnsi"/>
              <w:rPrChange w:id="73" w:author="Mahmudur Rahman" w:date="2023-11-14T22:49:00Z">
                <w:rPr/>
              </w:rPrChange>
            </w:rPr>
            <w:t>4</w:t>
          </w:r>
          <w:r w:rsidRPr="00CA6096">
            <w:rPr>
              <w:rFonts w:asciiTheme="minorHAnsi" w:hAnsiTheme="minorHAnsi" w:cstheme="minorHAnsi"/>
              <w:rPrChange w:id="74" w:author="Mahmudur Rahman" w:date="2023-11-14T22:49:00Z">
                <w:rPr/>
              </w:rPrChange>
            </w:rPr>
            <w:fldChar w:fldCharType="end"/>
          </w:r>
          <w:r w:rsidRPr="00CA6096">
            <w:rPr>
              <w:rFonts w:asciiTheme="minorHAnsi" w:hAnsiTheme="minorHAnsi" w:cstheme="minorHAnsi"/>
              <w:rPrChange w:id="75" w:author="Mahmudur Rahman" w:date="2023-11-14T22:49:00Z">
                <w:rPr/>
              </w:rPrChange>
            </w:rPr>
            <w:fldChar w:fldCharType="end"/>
          </w:r>
        </w:p>
        <w:p w14:paraId="035D097B" w14:textId="77777777" w:rsidR="005D5C2C" w:rsidRPr="00CA6096" w:rsidRDefault="00000000">
          <w:pPr>
            <w:pStyle w:val="TOC2"/>
            <w:tabs>
              <w:tab w:val="left" w:pos="850"/>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76" w:author="Mahmudur Rahman" w:date="2023-11-14T22:49:00Z">
                <w:rPr/>
              </w:rPrChange>
            </w:rPr>
            <w:fldChar w:fldCharType="begin"/>
          </w:r>
          <w:r w:rsidRPr="00CA6096">
            <w:rPr>
              <w:rFonts w:asciiTheme="minorHAnsi" w:hAnsiTheme="minorHAnsi" w:cstheme="minorHAnsi"/>
              <w:rPrChange w:id="77" w:author="Mahmudur Rahman" w:date="2023-11-14T22:49:00Z">
                <w:rPr/>
              </w:rPrChange>
            </w:rPr>
            <w:instrText>HYPERLINK \l "_Toc146959656" \o "#_Toc146959656"</w:instrText>
          </w:r>
          <w:r w:rsidRPr="00CC1219">
            <w:rPr>
              <w:rFonts w:asciiTheme="minorHAnsi" w:hAnsiTheme="minorHAnsi" w:cstheme="minorHAnsi"/>
            </w:rPr>
          </w:r>
          <w:r w:rsidRPr="00CA6096">
            <w:rPr>
              <w:rFonts w:asciiTheme="minorHAnsi" w:hAnsiTheme="minorHAnsi" w:cstheme="minorHAnsi"/>
              <w:rPrChange w:id="78" w:author="Mahmudur Rahman" w:date="2023-11-14T22:49:00Z">
                <w:rPr/>
              </w:rPrChange>
            </w:rPr>
            <w:fldChar w:fldCharType="separate"/>
          </w:r>
          <w:r w:rsidRPr="00CA6096">
            <w:rPr>
              <w:rStyle w:val="Hyperlink"/>
              <w:rFonts w:asciiTheme="minorHAnsi" w:hAnsiTheme="minorHAnsi" w:cstheme="minorHAnsi"/>
              <w:rPrChange w:id="79" w:author="Mahmudur Rahman" w:date="2023-11-14T22:49:00Z">
                <w:rPr>
                  <w:rStyle w:val="Hyperlink"/>
                </w:rPr>
              </w:rPrChange>
            </w:rPr>
            <w:t>2.</w:t>
          </w:r>
          <w:r w:rsidRPr="00CA6096">
            <w:rPr>
              <w:rFonts w:asciiTheme="minorHAnsi" w:eastAsiaTheme="minorEastAsia" w:hAnsiTheme="minorHAnsi" w:cstheme="minorHAnsi"/>
              <w:sz w:val="22"/>
              <w:szCs w:val="22"/>
              <w14:ligatures w14:val="standardContextual"/>
            </w:rPr>
            <w:tab/>
          </w:r>
          <w:r w:rsidRPr="00CA6096">
            <w:rPr>
              <w:rStyle w:val="Hyperlink"/>
              <w:rFonts w:asciiTheme="minorHAnsi" w:hAnsiTheme="minorHAnsi" w:cstheme="minorHAnsi"/>
              <w:rPrChange w:id="80" w:author="Mahmudur Rahman" w:date="2023-11-14T22:49:00Z">
                <w:rPr>
                  <w:rStyle w:val="Hyperlink"/>
                </w:rPr>
              </w:rPrChange>
            </w:rPr>
            <w:t>Case Study</w:t>
          </w:r>
          <w:r w:rsidRPr="00CA6096">
            <w:rPr>
              <w:rFonts w:asciiTheme="minorHAnsi" w:hAnsiTheme="minorHAnsi" w:cstheme="minorHAnsi"/>
              <w:rPrChange w:id="81" w:author="Mahmudur Rahman" w:date="2023-11-14T22:49:00Z">
                <w:rPr/>
              </w:rPrChange>
            </w:rPr>
            <w:tab/>
          </w:r>
          <w:r w:rsidRPr="00CA6096">
            <w:rPr>
              <w:rFonts w:asciiTheme="minorHAnsi" w:hAnsiTheme="minorHAnsi" w:cstheme="minorHAnsi"/>
              <w:rPrChange w:id="82" w:author="Mahmudur Rahman" w:date="2023-11-14T22:49:00Z">
                <w:rPr/>
              </w:rPrChange>
            </w:rPr>
            <w:fldChar w:fldCharType="begin"/>
          </w:r>
          <w:r w:rsidRPr="00CA6096">
            <w:rPr>
              <w:rFonts w:asciiTheme="minorHAnsi" w:hAnsiTheme="minorHAnsi" w:cstheme="minorHAnsi"/>
              <w:rPrChange w:id="83" w:author="Mahmudur Rahman" w:date="2023-11-14T22:49:00Z">
                <w:rPr/>
              </w:rPrChange>
            </w:rPr>
            <w:instrText xml:space="preserve"> PAGEREF _Toc146959656 \h </w:instrText>
          </w:r>
          <w:r w:rsidRPr="00CC1219">
            <w:rPr>
              <w:rFonts w:asciiTheme="minorHAnsi" w:hAnsiTheme="minorHAnsi" w:cstheme="minorHAnsi"/>
            </w:rPr>
          </w:r>
          <w:r w:rsidRPr="00CA6096">
            <w:rPr>
              <w:rFonts w:asciiTheme="minorHAnsi" w:hAnsiTheme="minorHAnsi" w:cstheme="minorHAnsi"/>
              <w:rPrChange w:id="84" w:author="Mahmudur Rahman" w:date="2023-11-14T22:49:00Z">
                <w:rPr/>
              </w:rPrChange>
            </w:rPr>
            <w:fldChar w:fldCharType="separate"/>
          </w:r>
          <w:r w:rsidRPr="00CA6096">
            <w:rPr>
              <w:rFonts w:asciiTheme="minorHAnsi" w:hAnsiTheme="minorHAnsi" w:cstheme="minorHAnsi"/>
              <w:rPrChange w:id="85" w:author="Mahmudur Rahman" w:date="2023-11-14T22:49:00Z">
                <w:rPr/>
              </w:rPrChange>
            </w:rPr>
            <w:t>5</w:t>
          </w:r>
          <w:r w:rsidRPr="00CA6096">
            <w:rPr>
              <w:rFonts w:asciiTheme="minorHAnsi" w:hAnsiTheme="minorHAnsi" w:cstheme="minorHAnsi"/>
              <w:rPrChange w:id="86" w:author="Mahmudur Rahman" w:date="2023-11-14T22:49:00Z">
                <w:rPr/>
              </w:rPrChange>
            </w:rPr>
            <w:fldChar w:fldCharType="end"/>
          </w:r>
          <w:r w:rsidRPr="00CA6096">
            <w:rPr>
              <w:rFonts w:asciiTheme="minorHAnsi" w:hAnsiTheme="minorHAnsi" w:cstheme="minorHAnsi"/>
              <w:rPrChange w:id="87" w:author="Mahmudur Rahman" w:date="2023-11-14T22:49:00Z">
                <w:rPr/>
              </w:rPrChange>
            </w:rPr>
            <w:fldChar w:fldCharType="end"/>
          </w:r>
        </w:p>
        <w:p w14:paraId="23415CBF" w14:textId="77777777" w:rsidR="005D5C2C" w:rsidRPr="00CA6096" w:rsidRDefault="00000000">
          <w:pPr>
            <w:pStyle w:val="TOC2"/>
            <w:tabs>
              <w:tab w:val="left" w:pos="850"/>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88" w:author="Mahmudur Rahman" w:date="2023-11-14T22:49:00Z">
                <w:rPr/>
              </w:rPrChange>
            </w:rPr>
            <w:fldChar w:fldCharType="begin"/>
          </w:r>
          <w:r w:rsidRPr="00CA6096">
            <w:rPr>
              <w:rFonts w:asciiTheme="minorHAnsi" w:hAnsiTheme="minorHAnsi" w:cstheme="minorHAnsi"/>
              <w:rPrChange w:id="89" w:author="Mahmudur Rahman" w:date="2023-11-14T22:49:00Z">
                <w:rPr/>
              </w:rPrChange>
            </w:rPr>
            <w:instrText>HYPERLINK \l "_Toc146959657" \o "#_Toc146959657"</w:instrText>
          </w:r>
          <w:r w:rsidRPr="00CC1219">
            <w:rPr>
              <w:rFonts w:asciiTheme="minorHAnsi" w:hAnsiTheme="minorHAnsi" w:cstheme="minorHAnsi"/>
            </w:rPr>
          </w:r>
          <w:r w:rsidRPr="00CA6096">
            <w:rPr>
              <w:rFonts w:asciiTheme="minorHAnsi" w:hAnsiTheme="minorHAnsi" w:cstheme="minorHAnsi"/>
              <w:rPrChange w:id="90" w:author="Mahmudur Rahman" w:date="2023-11-14T22:49:00Z">
                <w:rPr/>
              </w:rPrChange>
            </w:rPr>
            <w:fldChar w:fldCharType="separate"/>
          </w:r>
          <w:r w:rsidRPr="00CA6096">
            <w:rPr>
              <w:rStyle w:val="Hyperlink"/>
              <w:rFonts w:asciiTheme="minorHAnsi" w:hAnsiTheme="minorHAnsi" w:cstheme="minorHAnsi"/>
              <w:rPrChange w:id="91" w:author="Mahmudur Rahman" w:date="2023-11-14T22:49:00Z">
                <w:rPr>
                  <w:rStyle w:val="Hyperlink"/>
                </w:rPr>
              </w:rPrChange>
            </w:rPr>
            <w:t>3.</w:t>
          </w:r>
          <w:r w:rsidRPr="00CA6096">
            <w:rPr>
              <w:rFonts w:asciiTheme="minorHAnsi" w:eastAsiaTheme="minorEastAsia" w:hAnsiTheme="minorHAnsi" w:cstheme="minorHAnsi"/>
              <w:sz w:val="22"/>
              <w:szCs w:val="22"/>
              <w14:ligatures w14:val="standardContextual"/>
            </w:rPr>
            <w:tab/>
          </w:r>
          <w:r w:rsidRPr="00CA6096">
            <w:rPr>
              <w:rStyle w:val="Hyperlink"/>
              <w:rFonts w:asciiTheme="minorHAnsi" w:hAnsiTheme="minorHAnsi" w:cstheme="minorHAnsi"/>
              <w:rPrChange w:id="92" w:author="Mahmudur Rahman" w:date="2023-11-14T22:49:00Z">
                <w:rPr>
                  <w:rStyle w:val="Hyperlink"/>
                </w:rPr>
              </w:rPrChange>
            </w:rPr>
            <w:t>Reflective Tasks</w:t>
          </w:r>
          <w:r w:rsidRPr="00CA6096">
            <w:rPr>
              <w:rFonts w:asciiTheme="minorHAnsi" w:hAnsiTheme="minorHAnsi" w:cstheme="minorHAnsi"/>
              <w:rPrChange w:id="93" w:author="Mahmudur Rahman" w:date="2023-11-14T22:49:00Z">
                <w:rPr/>
              </w:rPrChange>
            </w:rPr>
            <w:tab/>
          </w:r>
          <w:r w:rsidRPr="00CA6096">
            <w:rPr>
              <w:rFonts w:asciiTheme="minorHAnsi" w:hAnsiTheme="minorHAnsi" w:cstheme="minorHAnsi"/>
              <w:rPrChange w:id="94" w:author="Mahmudur Rahman" w:date="2023-11-14T22:49:00Z">
                <w:rPr/>
              </w:rPrChange>
            </w:rPr>
            <w:fldChar w:fldCharType="begin"/>
          </w:r>
          <w:r w:rsidRPr="00CA6096">
            <w:rPr>
              <w:rFonts w:asciiTheme="minorHAnsi" w:hAnsiTheme="minorHAnsi" w:cstheme="minorHAnsi"/>
              <w:rPrChange w:id="95" w:author="Mahmudur Rahman" w:date="2023-11-14T22:49:00Z">
                <w:rPr/>
              </w:rPrChange>
            </w:rPr>
            <w:instrText xml:space="preserve"> PAGEREF _Toc146959657 \h </w:instrText>
          </w:r>
          <w:r w:rsidRPr="00CC1219">
            <w:rPr>
              <w:rFonts w:asciiTheme="minorHAnsi" w:hAnsiTheme="minorHAnsi" w:cstheme="minorHAnsi"/>
            </w:rPr>
          </w:r>
          <w:r w:rsidRPr="00CA6096">
            <w:rPr>
              <w:rFonts w:asciiTheme="minorHAnsi" w:hAnsiTheme="minorHAnsi" w:cstheme="minorHAnsi"/>
              <w:rPrChange w:id="96" w:author="Mahmudur Rahman" w:date="2023-11-14T22:49:00Z">
                <w:rPr/>
              </w:rPrChange>
            </w:rPr>
            <w:fldChar w:fldCharType="separate"/>
          </w:r>
          <w:r w:rsidRPr="00CA6096">
            <w:rPr>
              <w:rFonts w:asciiTheme="minorHAnsi" w:hAnsiTheme="minorHAnsi" w:cstheme="minorHAnsi"/>
              <w:rPrChange w:id="97" w:author="Mahmudur Rahman" w:date="2023-11-14T22:49:00Z">
                <w:rPr/>
              </w:rPrChange>
            </w:rPr>
            <w:t>6</w:t>
          </w:r>
          <w:r w:rsidRPr="00CA6096">
            <w:rPr>
              <w:rFonts w:asciiTheme="minorHAnsi" w:hAnsiTheme="minorHAnsi" w:cstheme="minorHAnsi"/>
              <w:rPrChange w:id="98" w:author="Mahmudur Rahman" w:date="2023-11-14T22:49:00Z">
                <w:rPr/>
              </w:rPrChange>
            </w:rPr>
            <w:fldChar w:fldCharType="end"/>
          </w:r>
          <w:r w:rsidRPr="00CA6096">
            <w:rPr>
              <w:rFonts w:asciiTheme="minorHAnsi" w:hAnsiTheme="minorHAnsi" w:cstheme="minorHAnsi"/>
              <w:rPrChange w:id="99" w:author="Mahmudur Rahman" w:date="2023-11-14T22:49:00Z">
                <w:rPr/>
              </w:rPrChange>
            </w:rPr>
            <w:fldChar w:fldCharType="end"/>
          </w:r>
        </w:p>
        <w:p w14:paraId="1D8FD38C" w14:textId="77777777" w:rsidR="005D5C2C" w:rsidRPr="00CA6096" w:rsidRDefault="00000000">
          <w:pPr>
            <w:pStyle w:val="TOC1"/>
            <w:tabs>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100" w:author="Mahmudur Rahman" w:date="2023-11-14T22:49:00Z">
                <w:rPr/>
              </w:rPrChange>
            </w:rPr>
            <w:fldChar w:fldCharType="begin"/>
          </w:r>
          <w:r w:rsidRPr="00CA6096">
            <w:rPr>
              <w:rFonts w:asciiTheme="minorHAnsi" w:hAnsiTheme="minorHAnsi" w:cstheme="minorHAnsi"/>
              <w:rPrChange w:id="101" w:author="Mahmudur Rahman" w:date="2023-11-14T22:49:00Z">
                <w:rPr/>
              </w:rPrChange>
            </w:rPr>
            <w:instrText>HYPERLINK \l "_Toc146959658" \o "#_Toc146959658"</w:instrText>
          </w:r>
          <w:r w:rsidRPr="00CC1219">
            <w:rPr>
              <w:rFonts w:asciiTheme="minorHAnsi" w:hAnsiTheme="minorHAnsi" w:cstheme="minorHAnsi"/>
            </w:rPr>
          </w:r>
          <w:r w:rsidRPr="00CA6096">
            <w:rPr>
              <w:rFonts w:asciiTheme="minorHAnsi" w:hAnsiTheme="minorHAnsi" w:cstheme="minorHAnsi"/>
              <w:rPrChange w:id="102" w:author="Mahmudur Rahman" w:date="2023-11-14T22:49:00Z">
                <w:rPr/>
              </w:rPrChange>
            </w:rPr>
            <w:fldChar w:fldCharType="separate"/>
          </w:r>
          <w:r w:rsidRPr="00CA6096">
            <w:rPr>
              <w:rStyle w:val="Hyperlink"/>
              <w:rFonts w:asciiTheme="minorHAnsi" w:hAnsiTheme="minorHAnsi" w:cstheme="minorHAnsi"/>
              <w:lang w:val="en-US"/>
              <w:rPrChange w:id="103" w:author="Mahmudur Rahman" w:date="2023-11-14T22:49:00Z">
                <w:rPr>
                  <w:rStyle w:val="Hyperlink"/>
                  <w:lang w:val="en-US"/>
                </w:rPr>
              </w:rPrChange>
            </w:rPr>
            <w:t>Conclusion</w:t>
          </w:r>
          <w:r w:rsidRPr="00CA6096">
            <w:rPr>
              <w:rFonts w:asciiTheme="minorHAnsi" w:hAnsiTheme="minorHAnsi" w:cstheme="minorHAnsi"/>
              <w:rPrChange w:id="104" w:author="Mahmudur Rahman" w:date="2023-11-14T22:49:00Z">
                <w:rPr/>
              </w:rPrChange>
            </w:rPr>
            <w:tab/>
          </w:r>
          <w:r w:rsidRPr="00CA6096">
            <w:rPr>
              <w:rFonts w:asciiTheme="minorHAnsi" w:hAnsiTheme="minorHAnsi" w:cstheme="minorHAnsi"/>
              <w:rPrChange w:id="105" w:author="Mahmudur Rahman" w:date="2023-11-14T22:49:00Z">
                <w:rPr/>
              </w:rPrChange>
            </w:rPr>
            <w:fldChar w:fldCharType="begin"/>
          </w:r>
          <w:r w:rsidRPr="00CA6096">
            <w:rPr>
              <w:rFonts w:asciiTheme="minorHAnsi" w:hAnsiTheme="minorHAnsi" w:cstheme="minorHAnsi"/>
              <w:rPrChange w:id="106" w:author="Mahmudur Rahman" w:date="2023-11-14T22:49:00Z">
                <w:rPr/>
              </w:rPrChange>
            </w:rPr>
            <w:instrText xml:space="preserve"> PAGEREF _Toc146959658 \h </w:instrText>
          </w:r>
          <w:r w:rsidRPr="00CC1219">
            <w:rPr>
              <w:rFonts w:asciiTheme="minorHAnsi" w:hAnsiTheme="minorHAnsi" w:cstheme="minorHAnsi"/>
            </w:rPr>
          </w:r>
          <w:r w:rsidRPr="00CA6096">
            <w:rPr>
              <w:rFonts w:asciiTheme="minorHAnsi" w:hAnsiTheme="minorHAnsi" w:cstheme="minorHAnsi"/>
              <w:rPrChange w:id="107" w:author="Mahmudur Rahman" w:date="2023-11-14T22:49:00Z">
                <w:rPr/>
              </w:rPrChange>
            </w:rPr>
            <w:fldChar w:fldCharType="separate"/>
          </w:r>
          <w:r w:rsidRPr="00CA6096">
            <w:rPr>
              <w:rFonts w:asciiTheme="minorHAnsi" w:hAnsiTheme="minorHAnsi" w:cstheme="minorHAnsi"/>
              <w:rPrChange w:id="108" w:author="Mahmudur Rahman" w:date="2023-11-14T22:49:00Z">
                <w:rPr/>
              </w:rPrChange>
            </w:rPr>
            <w:t>8</w:t>
          </w:r>
          <w:r w:rsidRPr="00CA6096">
            <w:rPr>
              <w:rFonts w:asciiTheme="minorHAnsi" w:hAnsiTheme="minorHAnsi" w:cstheme="minorHAnsi"/>
              <w:rPrChange w:id="109" w:author="Mahmudur Rahman" w:date="2023-11-14T22:49:00Z">
                <w:rPr/>
              </w:rPrChange>
            </w:rPr>
            <w:fldChar w:fldCharType="end"/>
          </w:r>
          <w:r w:rsidRPr="00CA6096">
            <w:rPr>
              <w:rFonts w:asciiTheme="minorHAnsi" w:hAnsiTheme="minorHAnsi" w:cstheme="minorHAnsi"/>
              <w:rPrChange w:id="110" w:author="Mahmudur Rahman" w:date="2023-11-14T22:49:00Z">
                <w:rPr/>
              </w:rPrChange>
            </w:rPr>
            <w:fldChar w:fldCharType="end"/>
          </w:r>
        </w:p>
        <w:p w14:paraId="31B35244" w14:textId="77777777" w:rsidR="005D5C2C" w:rsidRPr="00CA6096" w:rsidRDefault="00000000">
          <w:pPr>
            <w:pStyle w:val="TOC1"/>
            <w:tabs>
              <w:tab w:val="right" w:leader="dot" w:pos="9060"/>
            </w:tabs>
            <w:rPr>
              <w:rFonts w:asciiTheme="minorHAnsi" w:eastAsiaTheme="minorEastAsia" w:hAnsiTheme="minorHAnsi" w:cstheme="minorHAnsi"/>
              <w:sz w:val="22"/>
              <w:szCs w:val="22"/>
              <w14:ligatures w14:val="standardContextual"/>
            </w:rPr>
          </w:pPr>
          <w:r w:rsidRPr="00CA6096">
            <w:rPr>
              <w:rFonts w:asciiTheme="minorHAnsi" w:hAnsiTheme="minorHAnsi" w:cstheme="minorHAnsi"/>
              <w:rPrChange w:id="111" w:author="Mahmudur Rahman" w:date="2023-11-14T22:49:00Z">
                <w:rPr/>
              </w:rPrChange>
            </w:rPr>
            <w:fldChar w:fldCharType="begin"/>
          </w:r>
          <w:r w:rsidRPr="00CA6096">
            <w:rPr>
              <w:rFonts w:asciiTheme="minorHAnsi" w:hAnsiTheme="minorHAnsi" w:cstheme="minorHAnsi"/>
              <w:rPrChange w:id="112" w:author="Mahmudur Rahman" w:date="2023-11-14T22:49:00Z">
                <w:rPr/>
              </w:rPrChange>
            </w:rPr>
            <w:instrText>HYPERLINK \l "_Toc146959659" \o "#_Toc146959659"</w:instrText>
          </w:r>
          <w:r w:rsidRPr="00CC1219">
            <w:rPr>
              <w:rFonts w:asciiTheme="minorHAnsi" w:hAnsiTheme="minorHAnsi" w:cstheme="minorHAnsi"/>
            </w:rPr>
          </w:r>
          <w:r w:rsidRPr="00CA6096">
            <w:rPr>
              <w:rFonts w:asciiTheme="minorHAnsi" w:hAnsiTheme="minorHAnsi" w:cstheme="minorHAnsi"/>
              <w:rPrChange w:id="113" w:author="Mahmudur Rahman" w:date="2023-11-14T22:49:00Z">
                <w:rPr/>
              </w:rPrChange>
            </w:rPr>
            <w:fldChar w:fldCharType="separate"/>
          </w:r>
          <w:r w:rsidRPr="00CA6096">
            <w:rPr>
              <w:rStyle w:val="Hyperlink"/>
              <w:rFonts w:asciiTheme="minorHAnsi" w:hAnsiTheme="minorHAnsi" w:cstheme="minorHAnsi"/>
              <w:lang w:val="en-US"/>
              <w:rPrChange w:id="114" w:author="Mahmudur Rahman" w:date="2023-11-14T22:49:00Z">
                <w:rPr>
                  <w:rStyle w:val="Hyperlink"/>
                  <w:lang w:val="en-US"/>
                </w:rPr>
              </w:rPrChange>
            </w:rPr>
            <w:t>Outlook</w:t>
          </w:r>
          <w:r w:rsidRPr="00CA6096">
            <w:rPr>
              <w:rFonts w:asciiTheme="minorHAnsi" w:hAnsiTheme="minorHAnsi" w:cstheme="minorHAnsi"/>
              <w:rPrChange w:id="115" w:author="Mahmudur Rahman" w:date="2023-11-14T22:49:00Z">
                <w:rPr/>
              </w:rPrChange>
            </w:rPr>
            <w:tab/>
          </w:r>
          <w:r w:rsidRPr="00CA6096">
            <w:rPr>
              <w:rFonts w:asciiTheme="minorHAnsi" w:hAnsiTheme="minorHAnsi" w:cstheme="minorHAnsi"/>
              <w:rPrChange w:id="116" w:author="Mahmudur Rahman" w:date="2023-11-14T22:49:00Z">
                <w:rPr/>
              </w:rPrChange>
            </w:rPr>
            <w:fldChar w:fldCharType="begin"/>
          </w:r>
          <w:r w:rsidRPr="00CA6096">
            <w:rPr>
              <w:rFonts w:asciiTheme="minorHAnsi" w:hAnsiTheme="minorHAnsi" w:cstheme="minorHAnsi"/>
              <w:rPrChange w:id="117" w:author="Mahmudur Rahman" w:date="2023-11-14T22:49:00Z">
                <w:rPr/>
              </w:rPrChange>
            </w:rPr>
            <w:instrText xml:space="preserve"> PAGEREF _Toc146959659 \h </w:instrText>
          </w:r>
          <w:r w:rsidRPr="00CC1219">
            <w:rPr>
              <w:rFonts w:asciiTheme="minorHAnsi" w:hAnsiTheme="minorHAnsi" w:cstheme="minorHAnsi"/>
            </w:rPr>
          </w:r>
          <w:r w:rsidRPr="00CA6096">
            <w:rPr>
              <w:rFonts w:asciiTheme="minorHAnsi" w:hAnsiTheme="minorHAnsi" w:cstheme="minorHAnsi"/>
              <w:rPrChange w:id="118" w:author="Mahmudur Rahman" w:date="2023-11-14T22:49:00Z">
                <w:rPr/>
              </w:rPrChange>
            </w:rPr>
            <w:fldChar w:fldCharType="separate"/>
          </w:r>
          <w:r w:rsidRPr="00CA6096">
            <w:rPr>
              <w:rFonts w:asciiTheme="minorHAnsi" w:hAnsiTheme="minorHAnsi" w:cstheme="minorHAnsi"/>
              <w:rPrChange w:id="119" w:author="Mahmudur Rahman" w:date="2023-11-14T22:49:00Z">
                <w:rPr/>
              </w:rPrChange>
            </w:rPr>
            <w:t>8</w:t>
          </w:r>
          <w:r w:rsidRPr="00CA6096">
            <w:rPr>
              <w:rFonts w:asciiTheme="minorHAnsi" w:hAnsiTheme="minorHAnsi" w:cstheme="minorHAnsi"/>
              <w:rPrChange w:id="120" w:author="Mahmudur Rahman" w:date="2023-11-14T22:49:00Z">
                <w:rPr/>
              </w:rPrChange>
            </w:rPr>
            <w:fldChar w:fldCharType="end"/>
          </w:r>
          <w:r w:rsidRPr="00CA6096">
            <w:rPr>
              <w:rFonts w:asciiTheme="minorHAnsi" w:hAnsiTheme="minorHAnsi" w:cstheme="minorHAnsi"/>
              <w:rPrChange w:id="121" w:author="Mahmudur Rahman" w:date="2023-11-14T22:49:00Z">
                <w:rPr/>
              </w:rPrChange>
            </w:rPr>
            <w:fldChar w:fldCharType="end"/>
          </w:r>
        </w:p>
        <w:p w14:paraId="4767BB37" w14:textId="77777777" w:rsidR="005D5C2C" w:rsidRPr="00CA6096" w:rsidRDefault="00000000">
          <w:pPr>
            <w:rPr>
              <w:rFonts w:asciiTheme="minorHAnsi" w:hAnsiTheme="minorHAnsi" w:cstheme="minorHAnsi"/>
              <w:lang w:val="en-US"/>
              <w:rPrChange w:id="122" w:author="Mahmudur Rahman" w:date="2023-11-14T22:49:00Z">
                <w:rPr>
                  <w:rFonts w:cs="Lato"/>
                  <w:lang w:val="en-US"/>
                </w:rPr>
              </w:rPrChange>
            </w:rPr>
          </w:pPr>
          <w:r w:rsidRPr="00CA6096">
            <w:rPr>
              <w:rFonts w:asciiTheme="minorHAnsi" w:hAnsiTheme="minorHAnsi" w:cstheme="minorHAnsi"/>
              <w:rPrChange w:id="123" w:author="Mahmudur Rahman" w:date="2023-11-14T22:49:00Z">
                <w:rPr/>
              </w:rPrChange>
            </w:rPr>
            <w:fldChar w:fldCharType="end"/>
          </w:r>
        </w:p>
      </w:sdtContent>
    </w:sdt>
    <w:p w14:paraId="718615E1" w14:textId="77777777" w:rsidR="005D5C2C" w:rsidRPr="00CA6096" w:rsidRDefault="005D5C2C">
      <w:pPr>
        <w:spacing w:after="240"/>
        <w:jc w:val="both"/>
        <w:rPr>
          <w:rFonts w:asciiTheme="minorHAnsi" w:hAnsiTheme="minorHAnsi" w:cstheme="minorHAnsi"/>
          <w:lang w:val="en-US"/>
          <w:rPrChange w:id="124" w:author="Mahmudur Rahman" w:date="2023-11-14T22:49:00Z">
            <w:rPr>
              <w:rFonts w:cs="Lato"/>
              <w:lang w:val="en-US"/>
            </w:rPr>
          </w:rPrChange>
        </w:rPr>
      </w:pPr>
    </w:p>
    <w:p w14:paraId="40023DF7" w14:textId="77777777" w:rsidR="005D5C2C" w:rsidRPr="00CA6096" w:rsidRDefault="00000000">
      <w:pPr>
        <w:pStyle w:val="Heading1"/>
        <w:rPr>
          <w:rFonts w:asciiTheme="minorHAnsi" w:hAnsiTheme="minorHAnsi" w:cstheme="minorHAnsi"/>
          <w:lang w:val="en-US"/>
          <w:rPrChange w:id="125" w:author="Mahmudur Rahman" w:date="2023-11-14T22:49:00Z">
            <w:rPr>
              <w:lang w:val="en-US"/>
            </w:rPr>
          </w:rPrChange>
        </w:rPr>
      </w:pPr>
      <w:bookmarkStart w:id="126" w:name="_Toc146959651"/>
      <w:r w:rsidRPr="00CA6096">
        <w:rPr>
          <w:rFonts w:asciiTheme="minorHAnsi" w:hAnsiTheme="minorHAnsi" w:cstheme="minorHAnsi"/>
          <w:lang w:val="en-US"/>
          <w:rPrChange w:id="127" w:author="Mahmudur Rahman" w:date="2023-11-14T22:49:00Z">
            <w:rPr>
              <w:lang w:val="en-US"/>
            </w:rPr>
          </w:rPrChange>
        </w:rPr>
        <w:t>Student Group Information</w:t>
      </w:r>
      <w:bookmarkEnd w:id="126"/>
    </w:p>
    <w:p w14:paraId="311015DB" w14:textId="77777777" w:rsidR="005D5C2C" w:rsidRPr="00CA6096" w:rsidRDefault="00000000">
      <w:pPr>
        <w:pStyle w:val="Textbody"/>
        <w:rPr>
          <w:rFonts w:asciiTheme="minorHAnsi" w:hAnsiTheme="minorHAnsi" w:cstheme="minorHAnsi"/>
          <w:lang w:val="en-US"/>
          <w:rPrChange w:id="128" w:author="Mahmudur Rahman" w:date="2023-11-14T22:49:00Z">
            <w:rPr>
              <w:lang w:val="en-US"/>
            </w:rPr>
          </w:rPrChange>
        </w:rPr>
      </w:pPr>
      <w:r w:rsidRPr="00CA6096">
        <w:rPr>
          <w:rFonts w:asciiTheme="minorHAnsi" w:hAnsiTheme="minorHAnsi" w:cstheme="minorHAnsi"/>
          <w:lang w:val="en-US"/>
          <w:rPrChange w:id="129" w:author="Mahmudur Rahman" w:date="2023-11-14T22:49:00Z">
            <w:rPr>
              <w:lang w:val="en-US"/>
            </w:rPr>
          </w:rPrChange>
        </w:rPr>
        <w:t xml:space="preserve">Enter your student group information in the following table and provide your group number. </w:t>
      </w:r>
      <w:r w:rsidRPr="00CA6096">
        <w:rPr>
          <w:rFonts w:asciiTheme="minorHAnsi" w:hAnsiTheme="minorHAnsi" w:cstheme="minorHAnsi"/>
          <w:lang w:val="en-US"/>
          <w:rPrChange w:id="130" w:author="Mahmudur Rahman" w:date="2023-11-14T22:49:00Z">
            <w:rPr>
              <w:lang w:val="en-US"/>
            </w:rPr>
          </w:rPrChange>
        </w:rPr>
        <w:br/>
        <w:t>(This number will be important for later labs as well, please remember it!)</w:t>
      </w:r>
    </w:p>
    <w:p w14:paraId="51234654" w14:textId="77777777" w:rsidR="005D5C2C" w:rsidRPr="00CA6096" w:rsidRDefault="005D5C2C">
      <w:pPr>
        <w:pStyle w:val="Textbody"/>
        <w:rPr>
          <w:rFonts w:asciiTheme="minorHAnsi" w:hAnsiTheme="minorHAnsi" w:cstheme="minorHAnsi"/>
          <w:lang w:val="en-US"/>
          <w:rPrChange w:id="131" w:author="Mahmudur Rahman" w:date="2023-11-14T22:49:00Z">
            <w:rPr>
              <w:lang w:val="en-US"/>
            </w:rPr>
          </w:rPrChange>
        </w:rPr>
      </w:pPr>
    </w:p>
    <w:p w14:paraId="514DE134" w14:textId="774A3E6D" w:rsidR="005D5C2C" w:rsidRPr="00CA6096" w:rsidRDefault="00000000">
      <w:pPr>
        <w:spacing w:after="240"/>
        <w:jc w:val="both"/>
        <w:rPr>
          <w:rFonts w:asciiTheme="minorHAnsi" w:hAnsiTheme="minorHAnsi" w:cstheme="minorHAnsi"/>
          <w:lang w:val="en-US"/>
          <w:rPrChange w:id="132" w:author="Mahmudur Rahman" w:date="2023-11-14T22:49:00Z">
            <w:rPr>
              <w:rFonts w:cs="Lato"/>
              <w:lang w:val="en-US"/>
            </w:rPr>
          </w:rPrChange>
        </w:rPr>
      </w:pPr>
      <w:r w:rsidRPr="00CA6096">
        <w:rPr>
          <w:rFonts w:asciiTheme="minorHAnsi" w:hAnsiTheme="minorHAnsi" w:cstheme="minorHAnsi"/>
          <w:b/>
          <w:lang w:val="en-US"/>
          <w:rPrChange w:id="133" w:author="Mahmudur Rahman" w:date="2023-11-14T22:49:00Z">
            <w:rPr>
              <w:rFonts w:cs="Lato"/>
              <w:b/>
              <w:lang w:val="en-US"/>
            </w:rPr>
          </w:rPrChange>
        </w:rPr>
        <w:t xml:space="preserve">GroupNumber </w:t>
      </w:r>
      <w:del w:id="134" w:author="Mahmudur Rahman" w:date="2023-11-26T21:53:00Z">
        <w:r w:rsidRPr="00CA6096" w:rsidDel="00526CB1">
          <w:rPr>
            <w:rFonts w:asciiTheme="minorHAnsi" w:hAnsiTheme="minorHAnsi" w:cstheme="minorHAnsi"/>
            <w:b/>
            <w:lang w:val="en-US"/>
            <w:rPrChange w:id="135" w:author="Mahmudur Rahman" w:date="2023-11-14T22:49:00Z">
              <w:rPr>
                <w:rFonts w:cs="Lato"/>
                <w:b/>
                <w:lang w:val="en-US"/>
              </w:rPr>
            </w:rPrChange>
          </w:rPr>
          <w:delText xml:space="preserve">(e.g. Group01): </w:delText>
        </w:r>
      </w:del>
      <w:r w:rsidRPr="00CA6096">
        <w:rPr>
          <w:rFonts w:asciiTheme="minorHAnsi" w:hAnsiTheme="minorHAnsi" w:cstheme="minorHAnsi"/>
          <w:bCs/>
          <w:lang w:val="en-US"/>
          <w:rPrChange w:id="136" w:author="Mahmudur Rahman" w:date="2023-11-14T22:49:00Z">
            <w:rPr>
              <w:rFonts w:cs="Lato"/>
              <w:bCs/>
              <w:lang w:val="en-US"/>
            </w:rPr>
          </w:rPrChange>
        </w:rPr>
        <w:t>Group__</w:t>
      </w:r>
      <w:ins w:id="137" w:author="Mahmudur Rahman" w:date="2023-11-26T21:53:00Z">
        <w:r w:rsidR="00526CB1">
          <w:rPr>
            <w:rFonts w:asciiTheme="minorHAnsi" w:hAnsiTheme="minorHAnsi" w:cstheme="minorHAnsi"/>
            <w:bCs/>
            <w:lang w:val="en-US"/>
          </w:rPr>
          <w:t>10</w:t>
        </w:r>
      </w:ins>
    </w:p>
    <w:tbl>
      <w:tblPr>
        <w:tblStyle w:val="TableGrid"/>
        <w:tblW w:w="0" w:type="auto"/>
        <w:tblInd w:w="703" w:type="dxa"/>
        <w:tblLook w:val="04A0" w:firstRow="1" w:lastRow="0" w:firstColumn="1" w:lastColumn="0" w:noHBand="0" w:noVBand="1"/>
      </w:tblPr>
      <w:tblGrid>
        <w:gridCol w:w="4169"/>
        <w:gridCol w:w="4188"/>
      </w:tblGrid>
      <w:tr w:rsidR="005D5C2C" w:rsidRPr="00CA6096" w14:paraId="48BE9315" w14:textId="77777777">
        <w:tc>
          <w:tcPr>
            <w:tcW w:w="4530" w:type="dxa"/>
          </w:tcPr>
          <w:p w14:paraId="33C555D1" w14:textId="77777777" w:rsidR="005D5C2C" w:rsidRPr="00CA6096" w:rsidRDefault="00000000">
            <w:pPr>
              <w:spacing w:after="240"/>
              <w:jc w:val="both"/>
              <w:rPr>
                <w:rFonts w:asciiTheme="minorHAnsi" w:hAnsiTheme="minorHAnsi" w:cstheme="minorHAnsi"/>
                <w:b/>
                <w:lang w:val="en-US"/>
                <w:rPrChange w:id="138" w:author="Mahmudur Rahman" w:date="2023-11-14T22:49:00Z">
                  <w:rPr>
                    <w:rFonts w:cs="Lato"/>
                    <w:b/>
                    <w:lang w:val="en-US"/>
                  </w:rPr>
                </w:rPrChange>
              </w:rPr>
            </w:pPr>
            <w:r w:rsidRPr="00CA6096">
              <w:rPr>
                <w:rFonts w:asciiTheme="minorHAnsi" w:hAnsiTheme="minorHAnsi" w:cstheme="minorHAnsi"/>
                <w:b/>
                <w:lang w:val="en-US"/>
                <w:rPrChange w:id="139" w:author="Mahmudur Rahman" w:date="2023-11-14T22:49:00Z">
                  <w:rPr>
                    <w:rFonts w:cs="Lato"/>
                    <w:b/>
                    <w:lang w:val="en-US"/>
                  </w:rPr>
                </w:rPrChange>
              </w:rPr>
              <w:t xml:space="preserve">Member Name </w:t>
            </w:r>
          </w:p>
        </w:tc>
        <w:tc>
          <w:tcPr>
            <w:tcW w:w="4530" w:type="dxa"/>
          </w:tcPr>
          <w:p w14:paraId="347A092B" w14:textId="77777777" w:rsidR="005D5C2C" w:rsidRPr="00CA6096" w:rsidRDefault="00000000">
            <w:pPr>
              <w:spacing w:after="240"/>
              <w:jc w:val="both"/>
              <w:rPr>
                <w:rFonts w:asciiTheme="minorHAnsi" w:hAnsiTheme="minorHAnsi" w:cstheme="minorHAnsi"/>
                <w:b/>
                <w:lang w:val="en-US"/>
                <w:rPrChange w:id="140" w:author="Mahmudur Rahman" w:date="2023-11-14T22:49:00Z">
                  <w:rPr>
                    <w:rFonts w:cs="Lato"/>
                    <w:b/>
                    <w:lang w:val="en-US"/>
                  </w:rPr>
                </w:rPrChange>
              </w:rPr>
            </w:pPr>
            <w:r w:rsidRPr="00CA6096">
              <w:rPr>
                <w:rFonts w:asciiTheme="minorHAnsi" w:hAnsiTheme="minorHAnsi" w:cstheme="minorHAnsi"/>
                <w:b/>
                <w:lang w:val="en-US"/>
                <w:rPrChange w:id="141" w:author="Mahmudur Rahman" w:date="2023-11-14T22:49:00Z">
                  <w:rPr>
                    <w:rFonts w:cs="Lato"/>
                    <w:b/>
                    <w:lang w:val="en-US"/>
                  </w:rPr>
                </w:rPrChange>
              </w:rPr>
              <w:t>Matriculation Number</w:t>
            </w:r>
          </w:p>
        </w:tc>
      </w:tr>
      <w:tr w:rsidR="005D5C2C" w:rsidRPr="00CA6096" w14:paraId="2F733501" w14:textId="77777777">
        <w:tc>
          <w:tcPr>
            <w:tcW w:w="4530" w:type="dxa"/>
          </w:tcPr>
          <w:p w14:paraId="521D6C03" w14:textId="6922EBC2" w:rsidR="005D5C2C" w:rsidRPr="00CC1219" w:rsidRDefault="002D00E8">
            <w:pPr>
              <w:spacing w:after="240"/>
              <w:jc w:val="both"/>
              <w:rPr>
                <w:rFonts w:asciiTheme="minorHAnsi" w:hAnsiTheme="minorHAnsi" w:cstheme="minorHAnsi"/>
                <w:b/>
                <w:color w:val="538135" w:themeColor="accent6" w:themeShade="BF"/>
                <w:lang w:val="en-US"/>
                <w:rPrChange w:id="142" w:author="Mahmudur Rahman" w:date="2023-11-26T22:00:00Z">
                  <w:rPr>
                    <w:rFonts w:cs="Lato"/>
                    <w:b/>
                    <w:lang w:val="en-US"/>
                  </w:rPr>
                </w:rPrChange>
              </w:rPr>
            </w:pPr>
            <w:ins w:id="143" w:author="Mahmudur Rahman" w:date="2023-11-26T13:25:00Z">
              <w:r w:rsidRPr="00CC1219">
                <w:rPr>
                  <w:rFonts w:asciiTheme="minorHAnsi" w:hAnsiTheme="minorHAnsi" w:cstheme="minorHAnsi"/>
                  <w:b/>
                  <w:color w:val="538135" w:themeColor="accent6" w:themeShade="BF"/>
                  <w:lang w:val="en-US"/>
                  <w:rPrChange w:id="144" w:author="Mahmudur Rahman" w:date="2023-11-26T22:00:00Z">
                    <w:rPr>
                      <w:rFonts w:asciiTheme="minorHAnsi" w:hAnsiTheme="minorHAnsi" w:cstheme="minorHAnsi"/>
                      <w:b/>
                      <w:lang w:val="en-US"/>
                    </w:rPr>
                  </w:rPrChange>
                </w:rPr>
                <w:t>Chowdhury Abida Anjum Era</w:t>
              </w:r>
            </w:ins>
          </w:p>
        </w:tc>
        <w:tc>
          <w:tcPr>
            <w:tcW w:w="4530" w:type="dxa"/>
          </w:tcPr>
          <w:p w14:paraId="4DC591B2" w14:textId="615176C4" w:rsidR="005D5C2C" w:rsidRPr="00CC1219" w:rsidRDefault="00780AB0">
            <w:pPr>
              <w:pStyle w:val="Standard1"/>
              <w:rPr>
                <w:rFonts w:asciiTheme="minorHAnsi" w:hAnsiTheme="minorHAnsi" w:cstheme="minorHAnsi"/>
                <w:color w:val="538135" w:themeColor="accent6" w:themeShade="BF"/>
                <w:rPrChange w:id="145" w:author="Mahmudur Rahman" w:date="2023-11-26T22:00:00Z">
                  <w:rPr/>
                </w:rPrChange>
              </w:rPr>
            </w:pPr>
            <w:ins w:id="146" w:author="Mahmudur Rahman" w:date="2023-11-26T13:30:00Z">
              <w:r w:rsidRPr="00CC1219">
                <w:rPr>
                  <w:rFonts w:asciiTheme="minorHAnsi" w:hAnsiTheme="minorHAnsi" w:cstheme="minorHAnsi"/>
                  <w:color w:val="538135" w:themeColor="accent6" w:themeShade="BF"/>
                  <w:rPrChange w:id="147" w:author="Mahmudur Rahman" w:date="2023-11-26T22:00:00Z">
                    <w:rPr>
                      <w:rFonts w:asciiTheme="minorHAnsi" w:hAnsiTheme="minorHAnsi" w:cstheme="minorHAnsi"/>
                    </w:rPr>
                  </w:rPrChange>
                </w:rPr>
                <w:t>7219089</w:t>
              </w:r>
            </w:ins>
          </w:p>
        </w:tc>
      </w:tr>
      <w:tr w:rsidR="005D5C2C" w:rsidRPr="00CA6096" w14:paraId="04F34941" w14:textId="77777777">
        <w:tc>
          <w:tcPr>
            <w:tcW w:w="4530" w:type="dxa"/>
          </w:tcPr>
          <w:p w14:paraId="71C52AF2" w14:textId="0FA2CCA3" w:rsidR="005D5C2C" w:rsidRPr="00CC1219" w:rsidRDefault="002D00E8">
            <w:pPr>
              <w:spacing w:after="240"/>
              <w:jc w:val="both"/>
              <w:rPr>
                <w:rFonts w:asciiTheme="minorHAnsi" w:hAnsiTheme="minorHAnsi" w:cstheme="minorHAnsi"/>
                <w:b/>
                <w:color w:val="538135" w:themeColor="accent6" w:themeShade="BF"/>
                <w:lang w:val="en-US"/>
                <w:rPrChange w:id="148" w:author="Mahmudur Rahman" w:date="2023-11-26T22:00:00Z">
                  <w:rPr>
                    <w:rFonts w:cs="Lato"/>
                    <w:b/>
                    <w:lang w:val="en-US"/>
                  </w:rPr>
                </w:rPrChange>
              </w:rPr>
            </w:pPr>
            <w:ins w:id="149" w:author="Mahmudur Rahman" w:date="2023-11-26T13:25:00Z">
              <w:r w:rsidRPr="00CC1219">
                <w:rPr>
                  <w:rFonts w:asciiTheme="minorHAnsi" w:hAnsiTheme="minorHAnsi" w:cstheme="minorHAnsi"/>
                  <w:b/>
                  <w:color w:val="538135" w:themeColor="accent6" w:themeShade="BF"/>
                  <w:lang w:val="en-US"/>
                  <w:rPrChange w:id="150" w:author="Mahmudur Rahman" w:date="2023-11-26T22:00:00Z">
                    <w:rPr>
                      <w:rFonts w:asciiTheme="minorHAnsi" w:hAnsiTheme="minorHAnsi" w:cstheme="minorHAnsi"/>
                      <w:b/>
                      <w:lang w:val="en-US"/>
                    </w:rPr>
                  </w:rPrChange>
                </w:rPr>
                <w:t>Eraj Rizvi</w:t>
              </w:r>
            </w:ins>
          </w:p>
        </w:tc>
        <w:tc>
          <w:tcPr>
            <w:tcW w:w="4530" w:type="dxa"/>
          </w:tcPr>
          <w:p w14:paraId="340D7FF9" w14:textId="441736F2" w:rsidR="005D5C2C" w:rsidRPr="00CC1219" w:rsidRDefault="00780AB0">
            <w:pPr>
              <w:spacing w:after="240"/>
              <w:jc w:val="both"/>
              <w:rPr>
                <w:rFonts w:asciiTheme="minorHAnsi" w:hAnsiTheme="minorHAnsi" w:cstheme="minorHAnsi"/>
                <w:b/>
                <w:color w:val="538135" w:themeColor="accent6" w:themeShade="BF"/>
                <w:lang w:val="en-US"/>
                <w:rPrChange w:id="151" w:author="Mahmudur Rahman" w:date="2023-11-26T22:00:00Z">
                  <w:rPr>
                    <w:rFonts w:cs="Lato"/>
                    <w:b/>
                    <w:lang w:val="en-US"/>
                  </w:rPr>
                </w:rPrChange>
              </w:rPr>
            </w:pPr>
            <w:ins w:id="152" w:author="Mahmudur Rahman" w:date="2023-11-26T13:32:00Z">
              <w:r w:rsidRPr="00CC1219">
                <w:rPr>
                  <w:color w:val="538135" w:themeColor="accent6" w:themeShade="BF"/>
                  <w:rPrChange w:id="153" w:author="Mahmudur Rahman" w:date="2023-11-26T22:00:00Z">
                    <w:rPr>
                      <w:color w:val="00B050"/>
                    </w:rPr>
                  </w:rPrChange>
                </w:rPr>
                <w:t>7219193</w:t>
              </w:r>
            </w:ins>
          </w:p>
        </w:tc>
      </w:tr>
      <w:tr w:rsidR="005D5C2C" w:rsidRPr="00CA6096" w14:paraId="16DC3323" w14:textId="77777777">
        <w:tc>
          <w:tcPr>
            <w:tcW w:w="4530" w:type="dxa"/>
          </w:tcPr>
          <w:p w14:paraId="044DF545" w14:textId="087ED638" w:rsidR="005D5C2C" w:rsidRPr="00CC1219" w:rsidRDefault="00780AB0">
            <w:pPr>
              <w:spacing w:after="240"/>
              <w:jc w:val="both"/>
              <w:rPr>
                <w:rFonts w:asciiTheme="minorHAnsi" w:hAnsiTheme="minorHAnsi" w:cstheme="minorHAnsi"/>
                <w:b/>
                <w:color w:val="538135" w:themeColor="accent6" w:themeShade="BF"/>
                <w:lang w:val="en-US"/>
                <w:rPrChange w:id="154" w:author="Mahmudur Rahman" w:date="2023-11-26T22:00:00Z">
                  <w:rPr>
                    <w:rFonts w:cs="Lato"/>
                    <w:b/>
                    <w:lang w:val="en-US"/>
                  </w:rPr>
                </w:rPrChange>
              </w:rPr>
            </w:pPr>
            <w:ins w:id="155" w:author="Mahmudur Rahman" w:date="2023-11-26T13:30:00Z">
              <w:r w:rsidRPr="00CC1219">
                <w:rPr>
                  <w:color w:val="538135" w:themeColor="accent6" w:themeShade="BF"/>
                  <w:rPrChange w:id="156" w:author="Mahmudur Rahman" w:date="2023-11-26T22:00:00Z">
                    <w:rPr>
                      <w:color w:val="00B050"/>
                    </w:rPr>
                  </w:rPrChange>
                </w:rPr>
                <w:lastRenderedPageBreak/>
                <w:t xml:space="preserve">Nimisha Vilayatarani            </w:t>
              </w:r>
            </w:ins>
          </w:p>
        </w:tc>
        <w:tc>
          <w:tcPr>
            <w:tcW w:w="4530" w:type="dxa"/>
          </w:tcPr>
          <w:p w14:paraId="3DC70373" w14:textId="129C0BDB" w:rsidR="005D5C2C" w:rsidRPr="00CC1219" w:rsidRDefault="00780AB0">
            <w:pPr>
              <w:spacing w:after="240"/>
              <w:jc w:val="both"/>
              <w:rPr>
                <w:rFonts w:asciiTheme="minorHAnsi" w:hAnsiTheme="minorHAnsi" w:cstheme="minorHAnsi"/>
                <w:b/>
                <w:color w:val="538135" w:themeColor="accent6" w:themeShade="BF"/>
                <w:lang w:val="en-US"/>
                <w:rPrChange w:id="157" w:author="Mahmudur Rahman" w:date="2023-11-26T22:00:00Z">
                  <w:rPr>
                    <w:rFonts w:cs="Lato"/>
                    <w:b/>
                    <w:lang w:val="en-US"/>
                  </w:rPr>
                </w:rPrChange>
              </w:rPr>
            </w:pPr>
            <w:ins w:id="158" w:author="Mahmudur Rahman" w:date="2023-11-26T13:31:00Z">
              <w:r w:rsidRPr="00CC1219">
                <w:rPr>
                  <w:color w:val="538135" w:themeColor="accent6" w:themeShade="BF"/>
                  <w:rPrChange w:id="159" w:author="Mahmudur Rahman" w:date="2023-11-26T22:00:00Z">
                    <w:rPr>
                      <w:color w:val="00B050"/>
                    </w:rPr>
                  </w:rPrChange>
                </w:rPr>
                <w:t>7219293</w:t>
              </w:r>
            </w:ins>
          </w:p>
        </w:tc>
      </w:tr>
    </w:tbl>
    <w:p w14:paraId="18A28FD2" w14:textId="77777777" w:rsidR="005D5C2C" w:rsidRPr="00CC1219" w:rsidRDefault="00000000">
      <w:pPr>
        <w:pStyle w:val="Heading1"/>
        <w:rPr>
          <w:rFonts w:asciiTheme="minorHAnsi" w:hAnsiTheme="minorHAnsi" w:cstheme="minorHAnsi"/>
          <w:lang w:val="en-US"/>
          <w:rPrChange w:id="160" w:author="Mahmudur Rahman" w:date="2023-11-26T22:00:00Z">
            <w:rPr/>
          </w:rPrChange>
        </w:rPr>
      </w:pPr>
      <w:r w:rsidRPr="00CA6096">
        <w:rPr>
          <w:rFonts w:asciiTheme="minorHAnsi" w:hAnsiTheme="minorHAnsi" w:cstheme="minorHAnsi"/>
          <w:rPrChange w:id="161" w:author="Mahmudur Rahman" w:date="2023-11-14T22:49:00Z">
            <w:rPr/>
          </w:rPrChange>
        </w:rPr>
        <w:t xml:space="preserve"> </w:t>
      </w:r>
      <w:bookmarkStart w:id="162" w:name="_Toc146959652"/>
      <w:r w:rsidRPr="00CC1219">
        <w:rPr>
          <w:rFonts w:asciiTheme="minorHAnsi" w:hAnsiTheme="minorHAnsi" w:cstheme="minorHAnsi"/>
          <w:lang w:val="en-US"/>
          <w:rPrChange w:id="163" w:author="Mahmudur Rahman" w:date="2023-11-26T22:00:00Z">
            <w:rPr/>
          </w:rPrChange>
        </w:rPr>
        <w:t>Tasks</w:t>
      </w:r>
      <w:bookmarkEnd w:id="162"/>
    </w:p>
    <w:p w14:paraId="2F74376B" w14:textId="77777777" w:rsidR="005D5C2C" w:rsidRPr="00CA6096" w:rsidRDefault="00000000">
      <w:pPr>
        <w:rPr>
          <w:rFonts w:asciiTheme="minorHAnsi" w:hAnsiTheme="minorHAnsi" w:cstheme="minorHAnsi"/>
          <w:lang w:val="en-US"/>
          <w:rPrChange w:id="164" w:author="Mahmudur Rahman" w:date="2023-11-14T22:49:00Z">
            <w:rPr>
              <w:rFonts w:cs="Lato"/>
              <w:lang w:val="en-US"/>
            </w:rPr>
          </w:rPrChange>
        </w:rPr>
      </w:pPr>
      <w:r w:rsidRPr="00CA6096">
        <w:rPr>
          <w:rFonts w:asciiTheme="minorHAnsi" w:hAnsiTheme="minorHAnsi" w:cstheme="minorHAnsi"/>
          <w:lang w:val="en-US"/>
          <w:rPrChange w:id="165" w:author="Mahmudur Rahman" w:date="2023-11-14T22:49:00Z">
            <w:rPr>
              <w:rFonts w:cs="Lato"/>
              <w:lang w:val="en-US"/>
            </w:rPr>
          </w:rPrChange>
        </w:rPr>
        <w:t>This section contains the questions you have to answer. Those answers are required to pass the lab acceptance session. Please make sure that you first install VirtualBox and set-up your VM (document “Lab 1.1 VirtualBox - Installation Instructions") before you tackle these tasks.</w:t>
      </w:r>
    </w:p>
    <w:p w14:paraId="187ECC54" w14:textId="77777777" w:rsidR="005D5C2C" w:rsidRPr="00CA6096" w:rsidRDefault="005D5C2C">
      <w:pPr>
        <w:rPr>
          <w:rFonts w:asciiTheme="minorHAnsi" w:hAnsiTheme="minorHAnsi" w:cstheme="minorHAnsi"/>
          <w:lang w:val="en-US"/>
          <w:rPrChange w:id="166" w:author="Mahmudur Rahman" w:date="2023-11-14T22:49:00Z">
            <w:rPr>
              <w:rFonts w:cs="Lato"/>
              <w:lang w:val="en-US"/>
            </w:rPr>
          </w:rPrChange>
        </w:rPr>
      </w:pPr>
    </w:p>
    <w:p w14:paraId="53717ECB" w14:textId="77777777" w:rsidR="005D5C2C" w:rsidRPr="00CA6096" w:rsidRDefault="00000000">
      <w:pPr>
        <w:pStyle w:val="Heading2"/>
        <w:rPr>
          <w:rFonts w:asciiTheme="minorHAnsi" w:hAnsiTheme="minorHAnsi" w:cstheme="minorHAnsi"/>
          <w:rPrChange w:id="167" w:author="Mahmudur Rahman" w:date="2023-11-14T22:49:00Z">
            <w:rPr/>
          </w:rPrChange>
        </w:rPr>
      </w:pPr>
      <w:bookmarkStart w:id="168" w:name="_Toc146959653"/>
      <w:r w:rsidRPr="00CA6096">
        <w:rPr>
          <w:rFonts w:asciiTheme="minorHAnsi" w:hAnsiTheme="minorHAnsi" w:cstheme="minorHAnsi"/>
          <w:rPrChange w:id="169" w:author="Mahmudur Rahman" w:date="2023-11-14T22:49:00Z">
            <w:rPr/>
          </w:rPrChange>
        </w:rPr>
        <w:t>VM Configuration</w:t>
      </w:r>
      <w:bookmarkEnd w:id="168"/>
    </w:p>
    <w:p w14:paraId="441A0823" w14:textId="77777777" w:rsidR="005D5C2C" w:rsidRPr="00CA6096" w:rsidRDefault="00000000">
      <w:pPr>
        <w:rPr>
          <w:rFonts w:asciiTheme="minorHAnsi" w:hAnsiTheme="minorHAnsi" w:cstheme="minorHAnsi"/>
          <w:lang w:val="en-US"/>
          <w:rPrChange w:id="170" w:author="Mahmudur Rahman" w:date="2023-11-14T22:49:00Z">
            <w:rPr>
              <w:lang w:val="en-US"/>
            </w:rPr>
          </w:rPrChange>
        </w:rPr>
      </w:pPr>
      <w:r w:rsidRPr="00CA6096">
        <w:rPr>
          <w:rFonts w:asciiTheme="minorHAnsi" w:hAnsiTheme="minorHAnsi" w:cstheme="minorHAnsi"/>
          <w:lang w:val="en-US"/>
          <w:rPrChange w:id="171" w:author="Mahmudur Rahman" w:date="2023-11-14T22:49:00Z">
            <w:rPr>
              <w:lang w:val="en-US"/>
            </w:rPr>
          </w:rPrChange>
        </w:rPr>
        <w:t>The tasks in this chapter do address the VM configuration and networking configuration.</w:t>
      </w:r>
    </w:p>
    <w:p w14:paraId="35B7111D" w14:textId="77777777" w:rsidR="005D5C2C" w:rsidRPr="00CA6096" w:rsidRDefault="005D5C2C">
      <w:pPr>
        <w:rPr>
          <w:rFonts w:asciiTheme="minorHAnsi" w:hAnsiTheme="minorHAnsi" w:cstheme="minorHAnsi"/>
          <w:lang w:val="en-US"/>
          <w:rPrChange w:id="172" w:author="Mahmudur Rahman" w:date="2023-11-14T22:49:00Z">
            <w:rPr>
              <w:lang w:val="en-US"/>
            </w:rPr>
          </w:rPrChange>
        </w:rPr>
      </w:pPr>
    </w:p>
    <w:p w14:paraId="4B185CAD" w14:textId="77777777" w:rsidR="005D5C2C" w:rsidRPr="00CA6096" w:rsidRDefault="00000000">
      <w:pPr>
        <w:pStyle w:val="Heading3"/>
        <w:rPr>
          <w:rFonts w:asciiTheme="minorHAnsi" w:hAnsiTheme="minorHAnsi" w:cstheme="minorHAnsi"/>
          <w:lang w:val="en-US"/>
          <w:rPrChange w:id="173" w:author="Mahmudur Rahman" w:date="2023-11-14T22:49:00Z">
            <w:rPr>
              <w:lang w:val="en-US"/>
            </w:rPr>
          </w:rPrChange>
        </w:rPr>
      </w:pPr>
      <w:bookmarkStart w:id="174" w:name="_Toc146959654"/>
      <w:r w:rsidRPr="00CA6096">
        <w:rPr>
          <w:rFonts w:asciiTheme="minorHAnsi" w:hAnsiTheme="minorHAnsi" w:cstheme="minorHAnsi"/>
          <w:lang w:val="en-US"/>
          <w:rPrChange w:id="175" w:author="Mahmudur Rahman" w:date="2023-11-14T22:49:00Z">
            <w:rPr>
              <w:lang w:val="en-US"/>
            </w:rPr>
          </w:rPrChange>
        </w:rPr>
        <w:t>Connectivity</w:t>
      </w:r>
      <w:bookmarkEnd w:id="174"/>
    </w:p>
    <w:p w14:paraId="61A84807" w14:textId="77777777" w:rsidR="00C70A65" w:rsidRPr="00C70A65" w:rsidRDefault="00000000" w:rsidP="00FE358B">
      <w:pPr>
        <w:pStyle w:val="ListParagraph"/>
        <w:numPr>
          <w:ilvl w:val="0"/>
          <w:numId w:val="4"/>
        </w:numPr>
        <w:rPr>
          <w:ins w:id="176" w:author="Mahmudur Rahman" w:date="2023-11-26T13:33:00Z"/>
          <w:rFonts w:asciiTheme="minorHAnsi" w:hAnsiTheme="minorHAnsi" w:cstheme="minorHAnsi"/>
          <w:lang w:val="en-US"/>
          <w:rPrChange w:id="177" w:author="Mahmudur Rahman" w:date="2023-11-26T13:33:00Z">
            <w:rPr>
              <w:ins w:id="178" w:author="Mahmudur Rahman" w:date="2023-11-26T13:33:00Z"/>
              <w:rFonts w:asciiTheme="minorHAnsi" w:hAnsiTheme="minorHAnsi" w:cstheme="minorHAnsi"/>
              <w:color w:val="595959" w:themeColor="text1" w:themeTint="A6"/>
              <w:lang w:val="en-US"/>
            </w:rPr>
          </w:rPrChange>
        </w:rPr>
      </w:pPr>
      <w:r w:rsidRPr="00CA6096">
        <w:rPr>
          <w:rFonts w:asciiTheme="minorHAnsi" w:hAnsiTheme="minorHAnsi" w:cstheme="minorHAnsi"/>
          <w:lang w:val="en-US"/>
          <w:rPrChange w:id="179" w:author="Mahmudur Rahman" w:date="2023-11-14T22:49:00Z">
            <w:rPr>
              <w:lang w:val="en-US"/>
            </w:rPr>
          </w:rPrChange>
        </w:rPr>
        <w:t>How can you get your VM’s IP-Address?</w:t>
      </w:r>
      <w:r w:rsidRPr="00CA6096">
        <w:rPr>
          <w:rFonts w:asciiTheme="minorHAnsi" w:hAnsiTheme="minorHAnsi" w:cstheme="minorHAnsi"/>
          <w:lang w:val="en-US"/>
          <w:rPrChange w:id="180" w:author="Mahmudur Rahman" w:date="2023-11-14T22:49:00Z">
            <w:rPr>
              <w:lang w:val="en-US"/>
            </w:rPr>
          </w:rPrChange>
        </w:rPr>
        <w:br/>
      </w:r>
      <w:r w:rsidRPr="00CA6096">
        <w:rPr>
          <w:rFonts w:asciiTheme="minorHAnsi" w:hAnsiTheme="minorHAnsi" w:cstheme="minorHAnsi"/>
          <w:lang w:val="en-US"/>
          <w:rPrChange w:id="181" w:author="Mahmudur Rahman" w:date="2023-11-14T22:49:00Z">
            <w:rPr>
              <w:lang w:val="en-US"/>
            </w:rPr>
          </w:rPrChange>
        </w:rPr>
        <w:br/>
      </w:r>
      <w:ins w:id="182" w:author="Mahmudur Rahman" w:date="2023-11-14T22:16:00Z">
        <w:r w:rsidR="00FE358B" w:rsidRPr="001D7B55">
          <w:rPr>
            <w:rFonts w:asciiTheme="minorHAnsi" w:hAnsiTheme="minorHAnsi" w:cstheme="minorHAnsi"/>
            <w:color w:val="595959" w:themeColor="text1" w:themeTint="A6"/>
            <w:lang w:val="en-US"/>
            <w:rPrChange w:id="183" w:author="Mahmudur Rahman" w:date="2023-11-26T11:58:00Z">
              <w:rPr>
                <w:lang w:val="en-US"/>
              </w:rPr>
            </w:rPrChange>
          </w:rPr>
          <w:t xml:space="preserve">ifconfig </w:t>
        </w:r>
      </w:ins>
    </w:p>
    <w:p w14:paraId="5D05F0AA" w14:textId="77777777" w:rsidR="00C70A65" w:rsidRDefault="00C70A65" w:rsidP="00C70A65">
      <w:pPr>
        <w:pStyle w:val="ListParagraph"/>
        <w:ind w:left="709"/>
        <w:rPr>
          <w:ins w:id="184" w:author="Mahmudur Rahman" w:date="2023-11-26T13:33:00Z"/>
          <w:rFonts w:asciiTheme="minorHAnsi" w:hAnsiTheme="minorHAnsi" w:cstheme="minorHAnsi"/>
          <w:color w:val="595959" w:themeColor="text1" w:themeTint="A6"/>
          <w:lang w:val="en-US"/>
        </w:rPr>
      </w:pPr>
    </w:p>
    <w:p w14:paraId="00A83C35" w14:textId="4A3B38FC" w:rsidR="005D5C2C" w:rsidRPr="00CA6096" w:rsidRDefault="00FE358B">
      <w:pPr>
        <w:pStyle w:val="ListParagraph"/>
        <w:ind w:left="709"/>
        <w:rPr>
          <w:rFonts w:asciiTheme="minorHAnsi" w:hAnsiTheme="minorHAnsi" w:cstheme="minorHAnsi"/>
          <w:lang w:val="en-US"/>
          <w:rPrChange w:id="185" w:author="Mahmudur Rahman" w:date="2023-11-14T22:49:00Z">
            <w:rPr>
              <w:lang w:val="en-US"/>
            </w:rPr>
          </w:rPrChange>
        </w:rPr>
        <w:pPrChange w:id="186" w:author="Mahmudur Rahman" w:date="2023-11-26T13:33:00Z">
          <w:pPr>
            <w:pStyle w:val="ListParagraph"/>
            <w:numPr>
              <w:numId w:val="4"/>
            </w:numPr>
            <w:ind w:left="709" w:hanging="360"/>
          </w:pPr>
        </w:pPrChange>
      </w:pPr>
      <w:ins w:id="187" w:author="Mahmudur Rahman" w:date="2023-11-14T22:16:00Z">
        <w:r w:rsidRPr="001D7B55">
          <w:rPr>
            <w:rFonts w:asciiTheme="minorHAnsi" w:hAnsiTheme="minorHAnsi" w:cstheme="minorHAnsi"/>
            <w:color w:val="595959" w:themeColor="text1" w:themeTint="A6"/>
            <w:lang w:val="en-US"/>
            <w:rPrChange w:id="188" w:author="Mahmudur Rahman" w:date="2023-11-26T11:58:00Z">
              <w:rPr>
                <w:lang w:val="en-US"/>
              </w:rPr>
            </w:rPrChange>
          </w:rPr>
          <w:t>result:  inet 10.0.2.15</w:t>
        </w:r>
      </w:ins>
      <w:r w:rsidRPr="00CA6096">
        <w:rPr>
          <w:rFonts w:asciiTheme="minorHAnsi" w:hAnsiTheme="minorHAnsi" w:cstheme="minorHAnsi"/>
          <w:lang w:val="en-US"/>
          <w:rPrChange w:id="189" w:author="Mahmudur Rahman" w:date="2023-11-14T22:49:00Z">
            <w:rPr>
              <w:lang w:val="en-US"/>
            </w:rPr>
          </w:rPrChange>
        </w:rPr>
        <w:br/>
      </w:r>
      <w:r w:rsidRPr="00CA6096">
        <w:rPr>
          <w:rFonts w:asciiTheme="minorHAnsi" w:hAnsiTheme="minorHAnsi" w:cstheme="minorHAnsi"/>
          <w:lang w:val="en-US"/>
          <w:rPrChange w:id="190" w:author="Mahmudur Rahman" w:date="2023-11-14T22:49:00Z">
            <w:rPr>
              <w:lang w:val="en-US"/>
            </w:rPr>
          </w:rPrChange>
        </w:rPr>
        <w:br/>
      </w:r>
    </w:p>
    <w:p w14:paraId="0C4DF985" w14:textId="77777777" w:rsidR="00AC52F5" w:rsidRPr="00CA6096" w:rsidRDefault="00000000" w:rsidP="00AC52F5">
      <w:pPr>
        <w:pStyle w:val="ListParagraph"/>
        <w:numPr>
          <w:ilvl w:val="0"/>
          <w:numId w:val="4"/>
        </w:numPr>
        <w:rPr>
          <w:ins w:id="191" w:author="Mahmudur Rahman" w:date="2023-11-14T22:26:00Z"/>
          <w:rFonts w:asciiTheme="minorHAnsi" w:hAnsiTheme="minorHAnsi" w:cstheme="minorHAnsi"/>
          <w:lang w:val="en-US"/>
          <w:rPrChange w:id="192" w:author="Mahmudur Rahman" w:date="2023-11-14T22:49:00Z">
            <w:rPr>
              <w:ins w:id="193" w:author="Mahmudur Rahman" w:date="2023-11-14T22:26:00Z"/>
              <w:lang w:val="en-US"/>
            </w:rPr>
          </w:rPrChange>
        </w:rPr>
      </w:pPr>
      <w:r w:rsidRPr="00CA6096">
        <w:rPr>
          <w:rFonts w:asciiTheme="minorHAnsi" w:hAnsiTheme="minorHAnsi" w:cstheme="minorHAnsi"/>
          <w:lang w:val="en-US"/>
          <w:rPrChange w:id="194" w:author="Mahmudur Rahman" w:date="2023-11-14T22:49:00Z">
            <w:rPr>
              <w:lang w:val="en-US"/>
            </w:rPr>
          </w:rPrChange>
        </w:rPr>
        <w:t xml:space="preserve">How can you reach your Host from your VM? </w:t>
      </w:r>
      <w:r w:rsidRPr="00CA6096">
        <w:rPr>
          <w:rFonts w:asciiTheme="minorHAnsi" w:hAnsiTheme="minorHAnsi" w:cstheme="minorHAnsi"/>
          <w:lang w:val="en-US"/>
          <w:rPrChange w:id="195" w:author="Mahmudur Rahman" w:date="2023-11-14T22:49:00Z">
            <w:rPr>
              <w:lang w:val="en-US"/>
            </w:rPr>
          </w:rPrChange>
        </w:rPr>
        <w:br/>
      </w:r>
      <w:r w:rsidRPr="00CA6096">
        <w:rPr>
          <w:rFonts w:asciiTheme="minorHAnsi" w:hAnsiTheme="minorHAnsi" w:cstheme="minorHAnsi"/>
          <w:lang w:val="en-US"/>
          <w:rPrChange w:id="196" w:author="Mahmudur Rahman" w:date="2023-11-14T22:49:00Z">
            <w:rPr>
              <w:lang w:val="en-US"/>
            </w:rPr>
          </w:rPrChange>
        </w:rPr>
        <w:br/>
      </w:r>
      <w:r w:rsidRPr="00CA6096">
        <w:rPr>
          <w:rFonts w:asciiTheme="minorHAnsi" w:hAnsiTheme="minorHAnsi" w:cstheme="minorHAnsi"/>
          <w:lang w:val="en-US"/>
          <w:rPrChange w:id="197" w:author="Mahmudur Rahman" w:date="2023-11-14T22:49:00Z">
            <w:rPr>
              <w:lang w:val="en-US"/>
            </w:rPr>
          </w:rPrChange>
        </w:rPr>
        <w:br/>
      </w:r>
      <w:ins w:id="198" w:author="Mahmudur Rahman" w:date="2023-11-14T22:25:00Z">
        <w:r w:rsidR="00FE358B" w:rsidRPr="00CA6096">
          <w:rPr>
            <w:rFonts w:asciiTheme="minorHAnsi" w:hAnsiTheme="minorHAnsi" w:cstheme="minorHAnsi"/>
            <w:lang w:val="en-US"/>
            <w:rPrChange w:id="199" w:author="Mahmudur Rahman" w:date="2023-11-14T22:49:00Z">
              <w:rPr>
                <w:lang w:val="en-US"/>
              </w:rPr>
            </w:rPrChange>
          </w:rPr>
          <w:t>by ping command</w:t>
        </w:r>
      </w:ins>
    </w:p>
    <w:p w14:paraId="511A6B2F" w14:textId="111A9C73" w:rsidR="005D5C2C" w:rsidRPr="00CA6096" w:rsidRDefault="00FE358B">
      <w:pPr>
        <w:rPr>
          <w:rFonts w:asciiTheme="minorHAnsi" w:hAnsiTheme="minorHAnsi" w:cstheme="minorHAnsi"/>
          <w:lang w:val="en-US"/>
          <w:rPrChange w:id="200" w:author="Mahmudur Rahman" w:date="2023-11-14T22:49:00Z">
            <w:rPr>
              <w:lang w:val="en-US"/>
            </w:rPr>
          </w:rPrChange>
        </w:rPr>
        <w:pPrChange w:id="201" w:author="Mahmudur Rahman" w:date="2023-11-14T22:26:00Z">
          <w:pPr>
            <w:pStyle w:val="ListParagraph"/>
            <w:numPr>
              <w:numId w:val="4"/>
            </w:numPr>
            <w:ind w:left="709" w:hanging="360"/>
          </w:pPr>
        </w:pPrChange>
      </w:pPr>
      <w:ins w:id="202" w:author="Mahmudur Rahman" w:date="2023-11-14T22:25:00Z">
        <w:r w:rsidRPr="00CA6096">
          <w:rPr>
            <w:rFonts w:asciiTheme="minorHAnsi" w:hAnsiTheme="minorHAnsi" w:cstheme="minorHAnsi"/>
            <w:lang w:val="en-US"/>
            <w:rPrChange w:id="203" w:author="Mahmudur Rahman" w:date="2023-11-14T22:49:00Z">
              <w:rPr>
                <w:lang w:val="en-US"/>
              </w:rPr>
            </w:rPrChange>
          </w:rPr>
          <w:t xml:space="preserve">first we have to check the </w:t>
        </w:r>
      </w:ins>
      <w:ins w:id="204" w:author="Mahmudur Rahman" w:date="2023-11-14T22:27:00Z">
        <w:r w:rsidR="00AC52F5" w:rsidRPr="00CA6096">
          <w:rPr>
            <w:rFonts w:asciiTheme="minorHAnsi" w:hAnsiTheme="minorHAnsi" w:cstheme="minorHAnsi"/>
            <w:lang w:val="en-US"/>
            <w:rPrChange w:id="205" w:author="Mahmudur Rahman" w:date="2023-11-14T22:49:00Z">
              <w:rPr>
                <w:lang w:val="en-US"/>
              </w:rPr>
            </w:rPrChange>
          </w:rPr>
          <w:t>ip of host machine</w:t>
        </w:r>
      </w:ins>
      <w:r w:rsidRPr="00CA6096">
        <w:rPr>
          <w:rFonts w:asciiTheme="minorHAnsi" w:hAnsiTheme="minorHAnsi" w:cstheme="minorHAnsi"/>
          <w:lang w:val="en-US"/>
          <w:rPrChange w:id="206" w:author="Mahmudur Rahman" w:date="2023-11-14T22:49:00Z">
            <w:rPr>
              <w:lang w:val="en-US"/>
            </w:rPr>
          </w:rPrChange>
        </w:rPr>
        <w:br/>
      </w:r>
      <w:r w:rsidRPr="00CA6096">
        <w:rPr>
          <w:rFonts w:asciiTheme="minorHAnsi" w:hAnsiTheme="minorHAnsi" w:cstheme="minorHAnsi"/>
          <w:lang w:val="en-US"/>
          <w:rPrChange w:id="207" w:author="Mahmudur Rahman" w:date="2023-11-14T22:49:00Z">
            <w:rPr>
              <w:lang w:val="en-US"/>
            </w:rPr>
          </w:rPrChange>
        </w:rPr>
        <w:br/>
      </w:r>
    </w:p>
    <w:p w14:paraId="7D8ED12C" w14:textId="00D05B09" w:rsidR="005D5C2C" w:rsidRPr="00CA6096" w:rsidRDefault="00000000">
      <w:pPr>
        <w:pStyle w:val="ListParagraph"/>
        <w:numPr>
          <w:ilvl w:val="0"/>
          <w:numId w:val="4"/>
        </w:numPr>
        <w:rPr>
          <w:rFonts w:asciiTheme="minorHAnsi" w:hAnsiTheme="minorHAnsi" w:cstheme="minorHAnsi"/>
          <w:lang w:val="en-US"/>
          <w:rPrChange w:id="208" w:author="Mahmudur Rahman" w:date="2023-11-14T22:49:00Z">
            <w:rPr>
              <w:lang w:val="en-US"/>
            </w:rPr>
          </w:rPrChange>
        </w:rPr>
      </w:pPr>
      <w:r w:rsidRPr="00CA6096">
        <w:rPr>
          <w:rFonts w:asciiTheme="minorHAnsi" w:hAnsiTheme="minorHAnsi" w:cstheme="minorHAnsi"/>
          <w:lang w:val="en-US"/>
          <w:rPrChange w:id="209" w:author="Mahmudur Rahman" w:date="2023-11-14T22:49:00Z">
            <w:rPr>
              <w:lang w:val="en-US"/>
            </w:rPr>
          </w:rPrChange>
        </w:rPr>
        <w:t xml:space="preserve">Can you reach the internet from your VM? </w:t>
      </w:r>
      <w:r w:rsidRPr="00CA6096">
        <w:rPr>
          <w:rFonts w:asciiTheme="minorHAnsi" w:hAnsiTheme="minorHAnsi" w:cstheme="minorHAnsi"/>
          <w:lang w:val="en-US"/>
          <w:rPrChange w:id="210" w:author="Mahmudur Rahman" w:date="2023-11-14T22:49:00Z">
            <w:rPr>
              <w:lang w:val="en-US"/>
            </w:rPr>
          </w:rPrChange>
        </w:rPr>
        <w:br/>
      </w:r>
      <w:r w:rsidRPr="00CA6096">
        <w:rPr>
          <w:rFonts w:asciiTheme="minorHAnsi" w:hAnsiTheme="minorHAnsi" w:cstheme="minorHAnsi"/>
          <w:lang w:val="en-US"/>
          <w:rPrChange w:id="211" w:author="Mahmudur Rahman" w:date="2023-11-14T22:49:00Z">
            <w:rPr>
              <w:lang w:val="en-US"/>
            </w:rPr>
          </w:rPrChange>
        </w:rPr>
        <w:br/>
      </w:r>
      <w:ins w:id="212" w:author="Mahmudur Rahman" w:date="2023-11-14T22:29:00Z">
        <w:r w:rsidR="00AC52F5" w:rsidRPr="00CA6096">
          <w:rPr>
            <w:rFonts w:asciiTheme="minorHAnsi" w:hAnsiTheme="minorHAnsi" w:cstheme="minorHAnsi"/>
            <w:lang w:val="en-US"/>
            <w:rPrChange w:id="213" w:author="Mahmudur Rahman" w:date="2023-11-14T22:49:00Z">
              <w:rPr>
                <w:lang w:val="en-US"/>
              </w:rPr>
            </w:rPrChange>
          </w:rPr>
          <w:t>yes .command ping google.com</w:t>
        </w:r>
      </w:ins>
      <w:r w:rsidRPr="00CA6096">
        <w:rPr>
          <w:rFonts w:asciiTheme="minorHAnsi" w:hAnsiTheme="minorHAnsi" w:cstheme="minorHAnsi"/>
          <w:lang w:val="en-US"/>
          <w:rPrChange w:id="214" w:author="Mahmudur Rahman" w:date="2023-11-14T22:49:00Z">
            <w:rPr>
              <w:lang w:val="en-US"/>
            </w:rPr>
          </w:rPrChange>
        </w:rPr>
        <w:br/>
      </w:r>
      <w:r w:rsidRPr="00CA6096">
        <w:rPr>
          <w:rFonts w:asciiTheme="minorHAnsi" w:hAnsiTheme="minorHAnsi" w:cstheme="minorHAnsi"/>
          <w:lang w:val="en-US"/>
          <w:rPrChange w:id="215" w:author="Mahmudur Rahman" w:date="2023-11-14T22:49:00Z">
            <w:rPr>
              <w:lang w:val="en-US"/>
            </w:rPr>
          </w:rPrChange>
        </w:rPr>
        <w:br/>
      </w:r>
      <w:r w:rsidRPr="00CA6096">
        <w:rPr>
          <w:rFonts w:asciiTheme="minorHAnsi" w:hAnsiTheme="minorHAnsi" w:cstheme="minorHAnsi"/>
          <w:lang w:val="en-US"/>
          <w:rPrChange w:id="216" w:author="Mahmudur Rahman" w:date="2023-11-14T22:49:00Z">
            <w:rPr>
              <w:lang w:val="en-US"/>
            </w:rPr>
          </w:rPrChange>
        </w:rPr>
        <w:br/>
      </w:r>
    </w:p>
    <w:p w14:paraId="6AFB8E40" w14:textId="08A4DAC1" w:rsidR="005D5C2C" w:rsidRPr="00CA6096" w:rsidRDefault="00000000">
      <w:pPr>
        <w:pStyle w:val="ListParagraph"/>
        <w:numPr>
          <w:ilvl w:val="0"/>
          <w:numId w:val="4"/>
        </w:numPr>
        <w:rPr>
          <w:rFonts w:asciiTheme="minorHAnsi" w:hAnsiTheme="minorHAnsi" w:cstheme="minorHAnsi"/>
          <w:lang w:val="en-US"/>
          <w:rPrChange w:id="217" w:author="Mahmudur Rahman" w:date="2023-11-14T22:49:00Z">
            <w:rPr>
              <w:lang w:val="en-US"/>
            </w:rPr>
          </w:rPrChange>
        </w:rPr>
      </w:pPr>
      <w:r w:rsidRPr="00CA6096">
        <w:rPr>
          <w:rFonts w:asciiTheme="minorHAnsi" w:hAnsiTheme="minorHAnsi" w:cstheme="minorHAnsi"/>
          <w:lang w:val="en-US"/>
          <w:rPrChange w:id="218" w:author="Mahmudur Rahman" w:date="2023-11-14T22:49:00Z">
            <w:rPr>
              <w:lang w:val="en-US"/>
            </w:rPr>
          </w:rPrChange>
        </w:rPr>
        <w:t>Is your VM reachable from Clients in your host’s network?</w:t>
      </w:r>
      <w:r w:rsidRPr="00CA6096">
        <w:rPr>
          <w:rFonts w:asciiTheme="minorHAnsi" w:hAnsiTheme="minorHAnsi" w:cstheme="minorHAnsi"/>
          <w:lang w:val="en-US"/>
          <w:rPrChange w:id="219" w:author="Mahmudur Rahman" w:date="2023-11-14T22:49:00Z">
            <w:rPr>
              <w:lang w:val="en-US"/>
            </w:rPr>
          </w:rPrChange>
        </w:rPr>
        <w:br/>
      </w:r>
      <w:ins w:id="220" w:author="Mahmudur Rahman" w:date="2023-11-14T23:37:00Z">
        <w:r w:rsidR="00181295">
          <w:rPr>
            <w:rFonts w:asciiTheme="minorHAnsi" w:hAnsiTheme="minorHAnsi" w:cstheme="minorHAnsi"/>
            <w:lang w:val="en-US"/>
          </w:rPr>
          <w:t>NO</w:t>
        </w:r>
      </w:ins>
      <w:del w:id="221" w:author="Mahmudur Rahman" w:date="2023-11-25T12:51:00Z">
        <w:r w:rsidRPr="00CA6096" w:rsidDel="009A74E4">
          <w:rPr>
            <w:rFonts w:asciiTheme="minorHAnsi" w:hAnsiTheme="minorHAnsi" w:cstheme="minorHAnsi"/>
            <w:lang w:val="en-US"/>
            <w:rPrChange w:id="222" w:author="Mahmudur Rahman" w:date="2023-11-14T22:49:00Z">
              <w:rPr>
                <w:lang w:val="en-US"/>
              </w:rPr>
            </w:rPrChange>
          </w:rPr>
          <w:br/>
        </w:r>
      </w:del>
      <w:del w:id="223" w:author="Mahmudur Rahman" w:date="2023-11-14T22:43:00Z">
        <w:r w:rsidRPr="00CA6096" w:rsidDel="00BF1911">
          <w:rPr>
            <w:rFonts w:asciiTheme="minorHAnsi" w:hAnsiTheme="minorHAnsi" w:cstheme="minorHAnsi"/>
            <w:lang w:val="en-US"/>
            <w:rPrChange w:id="224" w:author="Mahmudur Rahman" w:date="2023-11-14T22:49:00Z">
              <w:rPr>
                <w:lang w:val="en-US"/>
              </w:rPr>
            </w:rPrChange>
          </w:rPr>
          <w:br/>
        </w:r>
      </w:del>
      <w:del w:id="225" w:author="Mahmudur Rahman" w:date="2023-11-25T12:51:00Z">
        <w:r w:rsidRPr="00CA6096" w:rsidDel="009A74E4">
          <w:rPr>
            <w:rFonts w:asciiTheme="minorHAnsi" w:hAnsiTheme="minorHAnsi" w:cstheme="minorHAnsi"/>
            <w:lang w:val="en-US"/>
            <w:rPrChange w:id="226" w:author="Mahmudur Rahman" w:date="2023-11-14T22:49:00Z">
              <w:rPr>
                <w:lang w:val="en-US"/>
              </w:rPr>
            </w:rPrChange>
          </w:rPr>
          <w:br/>
        </w:r>
        <w:r w:rsidRPr="00CA6096" w:rsidDel="009A74E4">
          <w:rPr>
            <w:rFonts w:asciiTheme="minorHAnsi" w:hAnsiTheme="minorHAnsi" w:cstheme="minorHAnsi"/>
            <w:lang w:val="en-US"/>
            <w:rPrChange w:id="227" w:author="Mahmudur Rahman" w:date="2023-11-14T22:49:00Z">
              <w:rPr>
                <w:lang w:val="en-US"/>
              </w:rPr>
            </w:rPrChange>
          </w:rPr>
          <w:br/>
        </w:r>
      </w:del>
    </w:p>
    <w:p w14:paraId="19EBBF16" w14:textId="28C0D673" w:rsidR="001C1265" w:rsidRDefault="00000000" w:rsidP="001C1265">
      <w:pPr>
        <w:pStyle w:val="ListParagraph"/>
        <w:numPr>
          <w:ilvl w:val="0"/>
          <w:numId w:val="4"/>
        </w:numPr>
        <w:rPr>
          <w:ins w:id="228" w:author="Mahmudur Rahman" w:date="2023-11-25T12:34:00Z"/>
          <w:rFonts w:asciiTheme="minorHAnsi" w:hAnsiTheme="minorHAnsi" w:cstheme="minorHAnsi"/>
          <w:lang w:val="en-US"/>
        </w:rPr>
      </w:pPr>
      <w:r w:rsidRPr="00C62FF4">
        <w:rPr>
          <w:rFonts w:asciiTheme="minorHAnsi" w:hAnsiTheme="minorHAnsi" w:cstheme="minorHAnsi"/>
          <w:lang w:val="en-US"/>
          <w:rPrChange w:id="229" w:author="Mahmudur Rahman" w:date="2023-11-14T22:49:00Z">
            <w:rPr>
              <w:lang w:val="en-US"/>
            </w:rPr>
          </w:rPrChange>
        </w:rPr>
        <w:t>Is your VM reachable from your Host?</w:t>
      </w:r>
      <w:r w:rsidRPr="00C62FF4">
        <w:rPr>
          <w:rFonts w:asciiTheme="minorHAnsi" w:hAnsiTheme="minorHAnsi" w:cstheme="minorHAnsi"/>
          <w:lang w:val="en-US"/>
          <w:rPrChange w:id="230" w:author="Mahmudur Rahman" w:date="2023-11-14T22:49:00Z">
            <w:rPr>
              <w:lang w:val="en-US"/>
            </w:rPr>
          </w:rPrChange>
        </w:rPr>
        <w:br/>
      </w:r>
      <w:r w:rsidRPr="00C62FF4">
        <w:rPr>
          <w:rFonts w:asciiTheme="minorHAnsi" w:hAnsiTheme="minorHAnsi" w:cstheme="minorHAnsi"/>
          <w:lang w:val="en-US"/>
          <w:rPrChange w:id="231" w:author="Mahmudur Rahman" w:date="2023-11-14T22:49:00Z">
            <w:rPr>
              <w:lang w:val="en-US"/>
            </w:rPr>
          </w:rPrChange>
        </w:rPr>
        <w:br/>
      </w:r>
      <w:ins w:id="232" w:author="Mahmudur Rahman" w:date="2023-11-25T12:51:00Z">
        <w:r w:rsidR="009A74E4">
          <w:rPr>
            <w:rFonts w:asciiTheme="minorHAnsi" w:hAnsiTheme="minorHAnsi" w:cstheme="minorHAnsi"/>
            <w:lang w:val="en-US"/>
          </w:rPr>
          <w:t>No</w:t>
        </w:r>
      </w:ins>
      <w:r w:rsidRPr="00C62FF4">
        <w:rPr>
          <w:rFonts w:asciiTheme="minorHAnsi" w:hAnsiTheme="minorHAnsi" w:cstheme="minorHAnsi"/>
          <w:lang w:val="en-US"/>
          <w:rPrChange w:id="233" w:author="Mahmudur Rahman" w:date="2023-11-14T22:57:00Z">
            <w:rPr>
              <w:lang w:val="en-US"/>
            </w:rPr>
          </w:rPrChange>
        </w:rPr>
        <w:br/>
      </w:r>
      <w:r w:rsidRPr="00C62FF4">
        <w:rPr>
          <w:rFonts w:asciiTheme="minorHAnsi" w:hAnsiTheme="minorHAnsi" w:cstheme="minorHAnsi"/>
          <w:lang w:val="en-US"/>
          <w:rPrChange w:id="234" w:author="Mahmudur Rahman" w:date="2023-11-14T22:57:00Z">
            <w:rPr>
              <w:lang w:val="en-US"/>
            </w:rPr>
          </w:rPrChange>
        </w:rPr>
        <w:lastRenderedPageBreak/>
        <w:br/>
      </w:r>
      <w:r w:rsidRPr="00C62FF4">
        <w:rPr>
          <w:rFonts w:asciiTheme="minorHAnsi" w:hAnsiTheme="minorHAnsi" w:cstheme="minorHAnsi"/>
          <w:lang w:val="en-US"/>
          <w:rPrChange w:id="235" w:author="Mahmudur Rahman" w:date="2023-11-14T22:57:00Z">
            <w:rPr>
              <w:lang w:val="en-US"/>
            </w:rPr>
          </w:rPrChange>
        </w:rPr>
        <w:br/>
      </w:r>
      <w:r w:rsidRPr="00C62FF4">
        <w:rPr>
          <w:rFonts w:asciiTheme="minorHAnsi" w:hAnsiTheme="minorHAnsi" w:cstheme="minorHAnsi"/>
          <w:lang w:val="en-US"/>
          <w:rPrChange w:id="236" w:author="Mahmudur Rahman" w:date="2023-11-14T22:57:00Z">
            <w:rPr>
              <w:lang w:val="en-US"/>
            </w:rPr>
          </w:rPrChange>
        </w:rPr>
        <w:br/>
      </w:r>
    </w:p>
    <w:p w14:paraId="613EC47B" w14:textId="77777777" w:rsidR="001C1265" w:rsidRDefault="001C1265" w:rsidP="001C1265">
      <w:pPr>
        <w:rPr>
          <w:ins w:id="237" w:author="Mahmudur Rahman" w:date="2023-11-25T12:34:00Z"/>
          <w:rFonts w:asciiTheme="minorHAnsi" w:hAnsiTheme="minorHAnsi" w:cstheme="minorHAnsi"/>
          <w:lang w:val="en-US"/>
        </w:rPr>
      </w:pPr>
    </w:p>
    <w:p w14:paraId="0B12455A" w14:textId="77777777" w:rsidR="001C1265" w:rsidRDefault="001C1265" w:rsidP="001C1265">
      <w:pPr>
        <w:rPr>
          <w:ins w:id="238" w:author="Mahmudur Rahman" w:date="2023-11-25T12:34:00Z"/>
          <w:rFonts w:asciiTheme="minorHAnsi" w:hAnsiTheme="minorHAnsi" w:cstheme="minorHAnsi"/>
          <w:lang w:val="en-US"/>
        </w:rPr>
      </w:pPr>
    </w:p>
    <w:p w14:paraId="7DBB60C7" w14:textId="77777777" w:rsidR="001C1265" w:rsidRDefault="001C1265" w:rsidP="001C1265">
      <w:pPr>
        <w:rPr>
          <w:ins w:id="239" w:author="Mahmudur Rahman" w:date="2023-11-25T12:34:00Z"/>
          <w:rFonts w:asciiTheme="minorHAnsi" w:hAnsiTheme="minorHAnsi" w:cstheme="minorHAnsi"/>
          <w:lang w:val="en-US"/>
        </w:rPr>
      </w:pPr>
    </w:p>
    <w:p w14:paraId="4F8D2476" w14:textId="05164988" w:rsidR="005D5C2C" w:rsidRPr="001C1265" w:rsidRDefault="001C1265">
      <w:pPr>
        <w:rPr>
          <w:rFonts w:asciiTheme="minorHAnsi" w:hAnsiTheme="minorHAnsi" w:cstheme="minorHAnsi"/>
          <w:lang w:val="en-US"/>
          <w:rPrChange w:id="240" w:author="Mahmudur Rahman" w:date="2023-11-25T12:34:00Z">
            <w:rPr>
              <w:lang w:val="en-US"/>
            </w:rPr>
          </w:rPrChange>
        </w:rPr>
        <w:pPrChange w:id="241" w:author="Mahmudur Rahman" w:date="2023-11-25T12:34:00Z">
          <w:pPr>
            <w:pStyle w:val="ListParagraph"/>
            <w:numPr>
              <w:numId w:val="4"/>
            </w:numPr>
            <w:ind w:left="709" w:hanging="360"/>
          </w:pPr>
        </w:pPrChange>
      </w:pPr>
      <w:ins w:id="242" w:author="Mahmudur Rahman" w:date="2023-11-25T12:35:00Z">
        <w:r>
          <w:rPr>
            <w:noProof/>
            <w14:ligatures w14:val="standardContextual"/>
          </w:rPr>
          <w:drawing>
            <wp:inline distT="0" distB="0" distL="0" distR="0" wp14:anchorId="430F9EFA" wp14:editId="4870EEA6">
              <wp:extent cx="5759450" cy="2420620"/>
              <wp:effectExtent l="0" t="0" r="0" b="0"/>
              <wp:docPr id="193223687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6877" name="Picture 1" descr="A computer screen shot of a computer&#10;&#10;Description automatically generated"/>
                      <pic:cNvPicPr/>
                    </pic:nvPicPr>
                    <pic:blipFill>
                      <a:blip r:embed="rId7"/>
                      <a:stretch>
                        <a:fillRect/>
                      </a:stretch>
                    </pic:blipFill>
                    <pic:spPr>
                      <a:xfrm>
                        <a:off x="0" y="0"/>
                        <a:ext cx="5759450" cy="2420620"/>
                      </a:xfrm>
                      <a:prstGeom prst="rect">
                        <a:avLst/>
                      </a:prstGeom>
                    </pic:spPr>
                  </pic:pic>
                </a:graphicData>
              </a:graphic>
            </wp:inline>
          </w:drawing>
        </w:r>
      </w:ins>
      <w:r w:rsidRPr="001C1265">
        <w:rPr>
          <w:rFonts w:asciiTheme="minorHAnsi" w:hAnsiTheme="minorHAnsi" w:cstheme="minorHAnsi"/>
          <w:lang w:val="en-US"/>
          <w:rPrChange w:id="243" w:author="Mahmudur Rahman" w:date="2023-11-25T12:34:00Z">
            <w:rPr>
              <w:lang w:val="en-US"/>
            </w:rPr>
          </w:rPrChange>
        </w:rPr>
        <w:br/>
      </w:r>
    </w:p>
    <w:p w14:paraId="3C7056BE" w14:textId="77777777" w:rsidR="001C1265" w:rsidRDefault="00000000">
      <w:pPr>
        <w:pStyle w:val="ListParagraph"/>
        <w:numPr>
          <w:ilvl w:val="0"/>
          <w:numId w:val="4"/>
        </w:numPr>
        <w:rPr>
          <w:ins w:id="244" w:author="Mahmudur Rahman" w:date="2023-11-25T12:38:00Z"/>
          <w:rFonts w:asciiTheme="minorHAnsi" w:hAnsiTheme="minorHAnsi" w:cstheme="minorHAnsi"/>
          <w:lang w:val="en-US"/>
        </w:rPr>
      </w:pPr>
      <w:r w:rsidRPr="00CA6096">
        <w:rPr>
          <w:rFonts w:asciiTheme="minorHAnsi" w:hAnsiTheme="minorHAnsi" w:cstheme="minorHAnsi"/>
          <w:lang w:val="en-US"/>
          <w:rPrChange w:id="245" w:author="Mahmudur Rahman" w:date="2023-11-14T22:49:00Z">
            <w:rPr>
              <w:lang w:val="en-US"/>
            </w:rPr>
          </w:rPrChange>
        </w:rPr>
        <w:t>How can you access your VM  by using SSH and without starting a GUI? (</w:t>
      </w:r>
      <w:r w:rsidRPr="00CA6096">
        <w:rPr>
          <w:rFonts w:asciiTheme="minorHAnsi" w:hAnsiTheme="minorHAnsi" w:cstheme="minorHAnsi"/>
          <w:b/>
          <w:bCs/>
          <w:sz w:val="20"/>
          <w:szCs w:val="20"/>
          <w:lang w:val="en-US"/>
          <w:rPrChange w:id="246" w:author="Mahmudur Rahman" w:date="2023-11-14T22:49:00Z">
            <w:rPr>
              <w:b/>
              <w:bCs/>
              <w:sz w:val="20"/>
              <w:szCs w:val="20"/>
              <w:lang w:val="en-US"/>
            </w:rPr>
          </w:rPrChange>
        </w:rPr>
        <w:t>Hint</w:t>
      </w:r>
      <w:r w:rsidRPr="00CA6096">
        <w:rPr>
          <w:rFonts w:asciiTheme="minorHAnsi" w:hAnsiTheme="minorHAnsi" w:cstheme="minorHAnsi"/>
          <w:sz w:val="20"/>
          <w:szCs w:val="20"/>
          <w:lang w:val="en-US"/>
          <w:rPrChange w:id="247" w:author="Mahmudur Rahman" w:date="2023-11-14T22:49:00Z">
            <w:rPr>
              <w:sz w:val="20"/>
              <w:szCs w:val="20"/>
              <w:lang w:val="en-US"/>
            </w:rPr>
          </w:rPrChange>
        </w:rPr>
        <w:t>: Headless-Mode</w:t>
      </w:r>
      <w:r w:rsidRPr="00CA6096">
        <w:rPr>
          <w:rFonts w:asciiTheme="minorHAnsi" w:hAnsiTheme="minorHAnsi" w:cstheme="minorHAnsi"/>
          <w:lang w:val="en-US"/>
          <w:rPrChange w:id="248" w:author="Mahmudur Rahman" w:date="2023-11-14T22:49:00Z">
            <w:rPr>
              <w:lang w:val="en-US"/>
            </w:rPr>
          </w:rPrChange>
        </w:rPr>
        <w:t>)</w:t>
      </w:r>
      <w:r w:rsidRPr="00CA6096">
        <w:rPr>
          <w:rFonts w:asciiTheme="minorHAnsi" w:hAnsiTheme="minorHAnsi" w:cstheme="minorHAnsi"/>
          <w:lang w:val="en-US"/>
          <w:rPrChange w:id="249" w:author="Mahmudur Rahman" w:date="2023-11-14T22:49:00Z">
            <w:rPr>
              <w:lang w:val="en-US"/>
            </w:rPr>
          </w:rPrChange>
        </w:rPr>
        <w:br/>
      </w:r>
      <w:r w:rsidRPr="00CA6096">
        <w:rPr>
          <w:rFonts w:asciiTheme="minorHAnsi" w:hAnsiTheme="minorHAnsi" w:cstheme="minorHAnsi"/>
          <w:lang w:val="en-US"/>
          <w:rPrChange w:id="250" w:author="Mahmudur Rahman" w:date="2023-11-14T22:49:00Z">
            <w:rPr>
              <w:lang w:val="en-US"/>
            </w:rPr>
          </w:rPrChange>
        </w:rPr>
        <w:lastRenderedPageBreak/>
        <w:br/>
      </w:r>
      <w:ins w:id="251" w:author="Mahmudur Rahman" w:date="2023-11-25T12:38:00Z">
        <w:r w:rsidR="001C1265">
          <w:rPr>
            <w:noProof/>
            <w14:ligatures w14:val="standardContextual"/>
          </w:rPr>
          <w:drawing>
            <wp:inline distT="0" distB="0" distL="0" distR="0" wp14:anchorId="7947F4D3" wp14:editId="4F6FD838">
              <wp:extent cx="5759450" cy="4643755"/>
              <wp:effectExtent l="0" t="0" r="0" b="4445"/>
              <wp:docPr id="186500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0314" name="Picture 1" descr="A screenshot of a computer&#10;&#10;Description automatically generated"/>
                      <pic:cNvPicPr/>
                    </pic:nvPicPr>
                    <pic:blipFill>
                      <a:blip r:embed="rId8"/>
                      <a:stretch>
                        <a:fillRect/>
                      </a:stretch>
                    </pic:blipFill>
                    <pic:spPr>
                      <a:xfrm>
                        <a:off x="0" y="0"/>
                        <a:ext cx="5759450" cy="4643755"/>
                      </a:xfrm>
                      <a:prstGeom prst="rect">
                        <a:avLst/>
                      </a:prstGeom>
                    </pic:spPr>
                  </pic:pic>
                </a:graphicData>
              </a:graphic>
            </wp:inline>
          </w:drawing>
        </w:r>
      </w:ins>
    </w:p>
    <w:p w14:paraId="74BC9C67" w14:textId="5F7213AF" w:rsidR="005D5C2C" w:rsidRPr="00CA6096" w:rsidRDefault="00000000">
      <w:pPr>
        <w:pStyle w:val="ListParagraph"/>
        <w:numPr>
          <w:ilvl w:val="0"/>
          <w:numId w:val="4"/>
        </w:numPr>
        <w:rPr>
          <w:rFonts w:asciiTheme="minorHAnsi" w:hAnsiTheme="minorHAnsi" w:cstheme="minorHAnsi"/>
          <w:lang w:val="en-US"/>
          <w:rPrChange w:id="252" w:author="Mahmudur Rahman" w:date="2023-11-14T22:49:00Z">
            <w:rPr>
              <w:lang w:val="en-US"/>
            </w:rPr>
          </w:rPrChange>
        </w:rPr>
      </w:pPr>
      <w:r w:rsidRPr="00CA6096">
        <w:rPr>
          <w:rFonts w:asciiTheme="minorHAnsi" w:hAnsiTheme="minorHAnsi" w:cstheme="minorHAnsi"/>
          <w:lang w:val="en-US"/>
          <w:rPrChange w:id="253" w:author="Mahmudur Rahman" w:date="2023-11-14T22:49:00Z">
            <w:rPr>
              <w:lang w:val="en-US"/>
            </w:rPr>
          </w:rPrChange>
        </w:rPr>
        <w:br/>
      </w:r>
      <w:r w:rsidRPr="00CA6096">
        <w:rPr>
          <w:rFonts w:asciiTheme="minorHAnsi" w:hAnsiTheme="minorHAnsi" w:cstheme="minorHAnsi"/>
          <w:lang w:val="en-US"/>
          <w:rPrChange w:id="254" w:author="Mahmudur Rahman" w:date="2023-11-14T22:49:00Z">
            <w:rPr>
              <w:lang w:val="en-US"/>
            </w:rPr>
          </w:rPrChange>
        </w:rPr>
        <w:br/>
      </w:r>
      <w:r w:rsidRPr="00CA6096">
        <w:rPr>
          <w:rFonts w:asciiTheme="minorHAnsi" w:hAnsiTheme="minorHAnsi" w:cstheme="minorHAnsi"/>
          <w:lang w:val="en-US"/>
          <w:rPrChange w:id="255" w:author="Mahmudur Rahman" w:date="2023-11-14T22:49:00Z">
            <w:rPr>
              <w:lang w:val="en-US"/>
            </w:rPr>
          </w:rPrChange>
        </w:rPr>
        <w:br/>
      </w:r>
      <w:ins w:id="256" w:author="Mahmudur Rahman" w:date="2023-11-25T12:38:00Z">
        <w:r w:rsidR="001C1265">
          <w:rPr>
            <w:noProof/>
            <w14:ligatures w14:val="standardContextual"/>
          </w:rPr>
          <w:drawing>
            <wp:inline distT="0" distB="0" distL="0" distR="0" wp14:anchorId="366A04FB" wp14:editId="5850B5FF">
              <wp:extent cx="5759450" cy="3239770"/>
              <wp:effectExtent l="0" t="0" r="0" b="0"/>
              <wp:docPr id="75921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18052" name="Picture 1" descr="A screenshot of a computer&#10;&#10;Description automatically generated"/>
                      <pic:cNvPicPr/>
                    </pic:nvPicPr>
                    <pic:blipFill>
                      <a:blip r:embed="rId9"/>
                      <a:stretch>
                        <a:fillRect/>
                      </a:stretch>
                    </pic:blipFill>
                    <pic:spPr>
                      <a:xfrm>
                        <a:off x="0" y="0"/>
                        <a:ext cx="5759450" cy="3239770"/>
                      </a:xfrm>
                      <a:prstGeom prst="rect">
                        <a:avLst/>
                      </a:prstGeom>
                    </pic:spPr>
                  </pic:pic>
                </a:graphicData>
              </a:graphic>
            </wp:inline>
          </w:drawing>
        </w:r>
      </w:ins>
    </w:p>
    <w:p w14:paraId="02C91DF2" w14:textId="16878956" w:rsidR="005D5C2C" w:rsidRPr="00CA6096" w:rsidRDefault="00000000">
      <w:pPr>
        <w:pStyle w:val="ListParagraph"/>
        <w:numPr>
          <w:ilvl w:val="0"/>
          <w:numId w:val="4"/>
        </w:numPr>
        <w:rPr>
          <w:rFonts w:asciiTheme="minorHAnsi" w:hAnsiTheme="minorHAnsi" w:cstheme="minorHAnsi"/>
          <w:lang w:val="en-US"/>
          <w:rPrChange w:id="257" w:author="Mahmudur Rahman" w:date="2023-11-14T22:49:00Z">
            <w:rPr>
              <w:rFonts w:cs="Lato"/>
              <w:lang w:val="en-US"/>
            </w:rPr>
          </w:rPrChange>
        </w:rPr>
      </w:pPr>
      <w:r w:rsidRPr="00CA6096">
        <w:rPr>
          <w:rFonts w:asciiTheme="minorHAnsi" w:hAnsiTheme="minorHAnsi" w:cstheme="minorHAnsi"/>
          <w:lang w:val="en-US"/>
          <w:rPrChange w:id="258" w:author="Mahmudur Rahman" w:date="2023-11-14T22:49:00Z">
            <w:rPr>
              <w:rFonts w:cs="Lato"/>
              <w:lang w:val="en-US"/>
            </w:rPr>
          </w:rPrChange>
        </w:rPr>
        <w:lastRenderedPageBreak/>
        <w:t>Think of a way to make your VM accessible to clients from your Host’s network!</w:t>
      </w:r>
      <w:r w:rsidRPr="00CA6096">
        <w:rPr>
          <w:rFonts w:asciiTheme="minorHAnsi" w:hAnsiTheme="minorHAnsi" w:cstheme="minorHAnsi"/>
          <w:lang w:val="en-US"/>
          <w:rPrChange w:id="259" w:author="Mahmudur Rahman" w:date="2023-11-14T22:49:00Z">
            <w:rPr>
              <w:rFonts w:cs="Lato"/>
              <w:lang w:val="en-US"/>
            </w:rPr>
          </w:rPrChange>
        </w:rPr>
        <w:br/>
      </w:r>
      <w:r w:rsidRPr="00CA6096">
        <w:rPr>
          <w:rFonts w:asciiTheme="minorHAnsi" w:hAnsiTheme="minorHAnsi" w:cstheme="minorHAnsi"/>
          <w:lang w:val="en-US"/>
          <w:rPrChange w:id="260" w:author="Mahmudur Rahman" w:date="2023-11-14T22:49:00Z">
            <w:rPr>
              <w:rFonts w:cs="Lato"/>
              <w:lang w:val="en-US"/>
            </w:rPr>
          </w:rPrChange>
        </w:rPr>
        <w:br/>
      </w:r>
      <w:ins w:id="261" w:author="Mahmudur Rahman" w:date="2023-11-25T12:39:00Z">
        <w:r w:rsidR="001C1265">
          <w:rPr>
            <w:rFonts w:asciiTheme="minorHAnsi" w:hAnsiTheme="minorHAnsi" w:cstheme="minorHAnsi"/>
            <w:lang w:val="en-US"/>
          </w:rPr>
          <w:t xml:space="preserve">by changing the network mode of VM ,may be from NAT to </w:t>
        </w:r>
      </w:ins>
      <w:ins w:id="262" w:author="Mahmudur Rahman" w:date="2023-11-25T12:40:00Z">
        <w:r w:rsidR="001C1265">
          <w:rPr>
            <w:rFonts w:asciiTheme="minorHAnsi" w:hAnsiTheme="minorHAnsi" w:cstheme="minorHAnsi"/>
            <w:lang w:val="en-US"/>
          </w:rPr>
          <w:t>Bridge</w:t>
        </w:r>
      </w:ins>
      <w:r w:rsidRPr="00CA6096">
        <w:rPr>
          <w:rFonts w:asciiTheme="minorHAnsi" w:hAnsiTheme="minorHAnsi" w:cstheme="minorHAnsi"/>
          <w:lang w:val="en-US"/>
          <w:rPrChange w:id="263" w:author="Mahmudur Rahman" w:date="2023-11-14T22:49:00Z">
            <w:rPr>
              <w:rFonts w:cs="Lato"/>
              <w:lang w:val="en-US"/>
            </w:rPr>
          </w:rPrChange>
        </w:rPr>
        <w:br/>
      </w:r>
      <w:r w:rsidRPr="00CA6096">
        <w:rPr>
          <w:rFonts w:asciiTheme="minorHAnsi" w:hAnsiTheme="minorHAnsi" w:cstheme="minorHAnsi"/>
          <w:lang w:val="en-US"/>
          <w:rPrChange w:id="264" w:author="Mahmudur Rahman" w:date="2023-11-14T22:49:00Z">
            <w:rPr>
              <w:rFonts w:cs="Lato"/>
              <w:lang w:val="en-US"/>
            </w:rPr>
          </w:rPrChange>
        </w:rPr>
        <w:br/>
      </w:r>
      <w:r w:rsidRPr="00CA6096">
        <w:rPr>
          <w:rFonts w:asciiTheme="minorHAnsi" w:hAnsiTheme="minorHAnsi" w:cstheme="minorHAnsi"/>
          <w:lang w:val="en-US"/>
          <w:rPrChange w:id="265" w:author="Mahmudur Rahman" w:date="2023-11-14T22:49:00Z">
            <w:rPr>
              <w:rFonts w:cs="Lato"/>
              <w:lang w:val="en-US"/>
            </w:rPr>
          </w:rPrChange>
        </w:rPr>
        <w:br/>
      </w:r>
    </w:p>
    <w:p w14:paraId="6AE27798" w14:textId="77777777" w:rsidR="009A74E4" w:rsidRDefault="00000000">
      <w:pPr>
        <w:pStyle w:val="ListParagraph"/>
        <w:numPr>
          <w:ilvl w:val="0"/>
          <w:numId w:val="4"/>
        </w:numPr>
        <w:rPr>
          <w:ins w:id="266" w:author="Mahmudur Rahman" w:date="2023-11-25T12:47:00Z"/>
          <w:rFonts w:asciiTheme="minorHAnsi" w:hAnsiTheme="minorHAnsi" w:cstheme="minorHAnsi"/>
          <w:lang w:val="en-US"/>
        </w:rPr>
      </w:pPr>
      <w:r w:rsidRPr="00CA6096">
        <w:rPr>
          <w:rFonts w:asciiTheme="minorHAnsi" w:hAnsiTheme="minorHAnsi" w:cstheme="minorHAnsi"/>
          <w:lang w:val="en-US"/>
          <w:rPrChange w:id="267" w:author="Mahmudur Rahman" w:date="2023-11-14T22:49:00Z">
            <w:rPr>
              <w:rFonts w:cs="Lato"/>
              <w:lang w:val="en-US"/>
            </w:rPr>
          </w:rPrChange>
        </w:rPr>
        <w:t>Is your VM suitable to be used as an internet server?</w:t>
      </w:r>
      <w:ins w:id="268" w:author="Mahmudur Rahman" w:date="2023-11-25T12:47:00Z">
        <w:r w:rsidR="009A74E4">
          <w:rPr>
            <w:rFonts w:asciiTheme="minorHAnsi" w:hAnsiTheme="minorHAnsi" w:cstheme="minorHAnsi"/>
            <w:lang w:val="en-US"/>
          </w:rPr>
          <w:t xml:space="preserve">    </w:t>
        </w:r>
      </w:ins>
    </w:p>
    <w:p w14:paraId="4209DD96" w14:textId="77777777" w:rsidR="009A74E4" w:rsidRDefault="009A74E4" w:rsidP="009A74E4">
      <w:pPr>
        <w:rPr>
          <w:ins w:id="269" w:author="Mahmudur Rahman" w:date="2023-11-25T12:47:00Z"/>
          <w:rFonts w:asciiTheme="minorHAnsi" w:hAnsiTheme="minorHAnsi" w:cstheme="minorHAnsi"/>
          <w:lang w:val="en-US"/>
        </w:rPr>
      </w:pPr>
    </w:p>
    <w:p w14:paraId="73A16B5B" w14:textId="77777777" w:rsidR="009A74E4" w:rsidRPr="009A74E4" w:rsidRDefault="009A74E4" w:rsidP="009A74E4">
      <w:pPr>
        <w:pBdr>
          <w:top w:val="single" w:sz="2" w:space="0" w:color="D9D9E3"/>
          <w:left w:val="single" w:sz="2" w:space="0" w:color="D9D9E3"/>
          <w:bottom w:val="single" w:sz="2" w:space="0" w:color="D9D9E3"/>
          <w:right w:val="single" w:sz="2" w:space="0" w:color="D9D9E3"/>
        </w:pBdr>
        <w:rPr>
          <w:ins w:id="270" w:author="Mahmudur Rahman" w:date="2023-11-25T12:47:00Z"/>
          <w:rFonts w:ascii="Segoe UI" w:hAnsi="Segoe UI" w:cs="Segoe UI"/>
          <w:color w:val="0F0F0F"/>
          <w:lang w:val="en-US" w:eastAsia="en-US"/>
        </w:rPr>
      </w:pPr>
      <w:ins w:id="271" w:author="Mahmudur Rahman" w:date="2023-11-25T12:47:00Z">
        <w:r w:rsidRPr="009A74E4">
          <w:rPr>
            <w:rFonts w:ascii="Segoe UI" w:hAnsi="Segoe UI" w:cs="Segoe UI"/>
            <w:b/>
            <w:bCs/>
            <w:color w:val="0F0F0F"/>
            <w:bdr w:val="single" w:sz="2" w:space="0" w:color="D9D9E3" w:frame="1"/>
            <w:lang w:val="en-US" w:eastAsia="en-US"/>
          </w:rPr>
          <w:t>Resources:</w:t>
        </w:r>
      </w:ins>
    </w:p>
    <w:p w14:paraId="12A07A79" w14:textId="77777777" w:rsidR="009A74E4" w:rsidRPr="009A74E4" w:rsidRDefault="009A74E4">
      <w:pPr>
        <w:pBdr>
          <w:top w:val="single" w:sz="2" w:space="0" w:color="D9D9E3"/>
          <w:left w:val="single" w:sz="2" w:space="5" w:color="D9D9E3"/>
          <w:bottom w:val="single" w:sz="2" w:space="0" w:color="D9D9E3"/>
          <w:right w:val="single" w:sz="2" w:space="0" w:color="D9D9E3"/>
        </w:pBdr>
        <w:ind w:left="360"/>
        <w:rPr>
          <w:ins w:id="272" w:author="Mahmudur Rahman" w:date="2023-11-25T12:47:00Z"/>
          <w:rFonts w:ascii="Segoe UI" w:hAnsi="Segoe UI" w:cs="Segoe UI"/>
          <w:color w:val="0F0F0F"/>
          <w:lang w:val="en-US" w:eastAsia="en-US"/>
        </w:rPr>
        <w:pPrChange w:id="273" w:author="Mahmudur Rahman" w:date="2023-11-25T12:48:00Z">
          <w:pPr>
            <w:numPr>
              <w:numId w:val="9"/>
            </w:numPr>
            <w:pBdr>
              <w:top w:val="single" w:sz="2" w:space="0" w:color="D9D9E3"/>
              <w:left w:val="single" w:sz="2" w:space="5" w:color="D9D9E3"/>
              <w:bottom w:val="single" w:sz="2" w:space="0" w:color="D9D9E3"/>
              <w:right w:val="single" w:sz="2" w:space="0" w:color="D9D9E3"/>
            </w:pBdr>
            <w:tabs>
              <w:tab w:val="num" w:pos="720"/>
            </w:tabs>
            <w:ind w:left="720" w:hanging="360"/>
          </w:pPr>
        </w:pPrChange>
      </w:pPr>
      <w:ins w:id="274" w:author="Mahmudur Rahman" w:date="2023-11-25T12:47:00Z">
        <w:r w:rsidRPr="009A74E4">
          <w:rPr>
            <w:rFonts w:ascii="Segoe UI" w:hAnsi="Segoe UI" w:cs="Segoe UI"/>
            <w:color w:val="0F0F0F"/>
            <w:lang w:val="en-US" w:eastAsia="en-US"/>
          </w:rPr>
          <w:t>Ensure that the VM has sufficient resources (CPU, RAM, storage) to handle the expected workload. Internet servers, depending on the services they provide, can have varying resource requirements.</w:t>
        </w:r>
      </w:ins>
    </w:p>
    <w:p w14:paraId="40AF6D56" w14:textId="77777777" w:rsidR="009A74E4" w:rsidRPr="009A74E4" w:rsidRDefault="009A74E4" w:rsidP="009A74E4">
      <w:pPr>
        <w:pBdr>
          <w:top w:val="single" w:sz="2" w:space="0" w:color="D9D9E3"/>
          <w:left w:val="single" w:sz="2" w:space="0" w:color="D9D9E3"/>
          <w:bottom w:val="single" w:sz="2" w:space="0" w:color="D9D9E3"/>
          <w:right w:val="single" w:sz="2" w:space="0" w:color="D9D9E3"/>
        </w:pBdr>
        <w:rPr>
          <w:ins w:id="275" w:author="Mahmudur Rahman" w:date="2023-11-25T12:48:00Z"/>
          <w:rFonts w:ascii="Segoe UI" w:hAnsi="Segoe UI" w:cs="Segoe UI"/>
          <w:color w:val="0F0F0F"/>
          <w:lang w:val="en-US" w:eastAsia="en-US"/>
        </w:rPr>
      </w:pPr>
      <w:ins w:id="276" w:author="Mahmudur Rahman" w:date="2023-11-25T12:48:00Z">
        <w:r w:rsidRPr="009A74E4">
          <w:rPr>
            <w:rFonts w:ascii="Segoe UI" w:hAnsi="Segoe UI" w:cs="Segoe UI"/>
            <w:b/>
            <w:bCs/>
            <w:color w:val="0F0F0F"/>
            <w:bdr w:val="single" w:sz="2" w:space="0" w:color="D9D9E3" w:frame="1"/>
            <w:lang w:val="en-US" w:eastAsia="en-US"/>
          </w:rPr>
          <w:t>Network Configuration:</w:t>
        </w:r>
      </w:ins>
    </w:p>
    <w:p w14:paraId="25025A21" w14:textId="77777777" w:rsidR="009A74E4" w:rsidRPr="009A74E4" w:rsidRDefault="009A74E4">
      <w:pPr>
        <w:pBdr>
          <w:top w:val="single" w:sz="2" w:space="0" w:color="D9D9E3"/>
          <w:left w:val="single" w:sz="2" w:space="5" w:color="D9D9E3"/>
          <w:bottom w:val="single" w:sz="2" w:space="0" w:color="D9D9E3"/>
          <w:right w:val="single" w:sz="2" w:space="0" w:color="D9D9E3"/>
        </w:pBdr>
        <w:ind w:left="360"/>
        <w:rPr>
          <w:ins w:id="277" w:author="Mahmudur Rahman" w:date="2023-11-25T12:48:00Z"/>
          <w:rFonts w:ascii="Segoe UI" w:hAnsi="Segoe UI" w:cs="Segoe UI"/>
          <w:color w:val="0F0F0F"/>
          <w:lang w:val="en-US" w:eastAsia="en-US"/>
        </w:rPr>
        <w:pPrChange w:id="278" w:author="Mahmudur Rahman" w:date="2023-11-25T12:48:00Z">
          <w:pPr>
            <w:numPr>
              <w:numId w:val="10"/>
            </w:numPr>
            <w:pBdr>
              <w:top w:val="single" w:sz="2" w:space="0" w:color="D9D9E3"/>
              <w:left w:val="single" w:sz="2" w:space="5" w:color="D9D9E3"/>
              <w:bottom w:val="single" w:sz="2" w:space="0" w:color="D9D9E3"/>
              <w:right w:val="single" w:sz="2" w:space="0" w:color="D9D9E3"/>
            </w:pBdr>
            <w:tabs>
              <w:tab w:val="num" w:pos="720"/>
            </w:tabs>
            <w:ind w:left="720" w:hanging="360"/>
          </w:pPr>
        </w:pPrChange>
      </w:pPr>
      <w:ins w:id="279" w:author="Mahmudur Rahman" w:date="2023-11-25T12:48:00Z">
        <w:r w:rsidRPr="009A74E4">
          <w:rPr>
            <w:rFonts w:ascii="Segoe UI" w:hAnsi="Segoe UI" w:cs="Segoe UI"/>
            <w:color w:val="0F0F0F"/>
            <w:lang w:val="en-US" w:eastAsia="en-US"/>
          </w:rPr>
          <w:t>Properly configure networking settings for the VM, including IP addressing, DNS, and firewall rules. The VM should have a reachable IP address, and network traffic should be appropriately directed to the VM.</w:t>
        </w:r>
      </w:ins>
    </w:p>
    <w:p w14:paraId="6555CF79" w14:textId="77777777" w:rsidR="009A74E4" w:rsidRPr="009A74E4" w:rsidRDefault="009A74E4" w:rsidP="009A74E4">
      <w:pPr>
        <w:pBdr>
          <w:top w:val="single" w:sz="2" w:space="0" w:color="D9D9E3"/>
          <w:left w:val="single" w:sz="2" w:space="0" w:color="D9D9E3"/>
          <w:bottom w:val="single" w:sz="2" w:space="0" w:color="D9D9E3"/>
          <w:right w:val="single" w:sz="2" w:space="0" w:color="D9D9E3"/>
        </w:pBdr>
        <w:rPr>
          <w:ins w:id="280" w:author="Mahmudur Rahman" w:date="2023-11-25T12:48:00Z"/>
          <w:rFonts w:ascii="Segoe UI" w:hAnsi="Segoe UI" w:cs="Segoe UI"/>
          <w:color w:val="0F0F0F"/>
          <w:lang w:val="en-US" w:eastAsia="en-US"/>
        </w:rPr>
      </w:pPr>
      <w:ins w:id="281" w:author="Mahmudur Rahman" w:date="2023-11-25T12:48:00Z">
        <w:r w:rsidRPr="009A74E4">
          <w:rPr>
            <w:rFonts w:ascii="Segoe UI" w:hAnsi="Segoe UI" w:cs="Segoe UI"/>
            <w:b/>
            <w:bCs/>
            <w:color w:val="0F0F0F"/>
            <w:bdr w:val="single" w:sz="2" w:space="0" w:color="D9D9E3" w:frame="1"/>
            <w:lang w:val="en-US" w:eastAsia="en-US"/>
          </w:rPr>
          <w:t>Security:</w:t>
        </w:r>
      </w:ins>
    </w:p>
    <w:p w14:paraId="788E9092" w14:textId="182C7349" w:rsidR="005D5C2C" w:rsidRPr="009A74E4" w:rsidRDefault="009A74E4">
      <w:pPr>
        <w:pBdr>
          <w:top w:val="single" w:sz="2" w:space="0" w:color="D9D9E3"/>
          <w:left w:val="single" w:sz="2" w:space="5" w:color="D9D9E3"/>
          <w:bottom w:val="single" w:sz="2" w:space="0" w:color="D9D9E3"/>
          <w:right w:val="single" w:sz="2" w:space="0" w:color="D9D9E3"/>
        </w:pBdr>
        <w:ind w:left="360"/>
        <w:rPr>
          <w:rFonts w:ascii="Segoe UI" w:hAnsi="Segoe UI" w:cs="Segoe UI"/>
          <w:color w:val="0F0F0F"/>
          <w:lang w:val="en-US" w:eastAsia="en-US"/>
          <w:rPrChange w:id="282" w:author="Mahmudur Rahman" w:date="2023-11-25T12:48:00Z">
            <w:rPr>
              <w:rFonts w:cs="Lato"/>
              <w:lang w:val="en-US"/>
            </w:rPr>
          </w:rPrChange>
        </w:rPr>
        <w:pPrChange w:id="283" w:author="Mahmudur Rahman" w:date="2023-11-25T12:48:00Z">
          <w:pPr>
            <w:pStyle w:val="ListParagraph"/>
            <w:numPr>
              <w:numId w:val="4"/>
            </w:numPr>
            <w:ind w:left="709" w:hanging="360"/>
          </w:pPr>
        </w:pPrChange>
      </w:pPr>
      <w:ins w:id="284" w:author="Mahmudur Rahman" w:date="2023-11-25T12:48:00Z">
        <w:r w:rsidRPr="009A74E4">
          <w:rPr>
            <w:rFonts w:ascii="Segoe UI" w:hAnsi="Segoe UI" w:cs="Segoe UI"/>
            <w:color w:val="0F0F0F"/>
            <w:lang w:val="en-US" w:eastAsia="en-US"/>
          </w:rPr>
          <w:t>Implement security best practices. This includes regularly applying security updates, configuring firewalls, securing remote access (e.g., SSH), and employing other security measures to protect the server from unauthorized access and attack</w:t>
        </w:r>
        <w:r>
          <w:rPr>
            <w:rFonts w:ascii="Segoe UI" w:hAnsi="Segoe UI" w:cs="Segoe UI"/>
            <w:color w:val="0F0F0F"/>
            <w:lang w:val="en-US" w:eastAsia="en-US"/>
          </w:rPr>
          <w:t>s</w:t>
        </w:r>
      </w:ins>
      <w:ins w:id="285" w:author="Mahmudur Rahman" w:date="2023-11-25T12:49:00Z">
        <w:r>
          <w:rPr>
            <w:rFonts w:ascii="Segoe UI" w:hAnsi="Segoe UI" w:cs="Segoe UI"/>
            <w:color w:val="0F0F0F"/>
            <w:lang w:val="en-US" w:eastAsia="en-US"/>
          </w:rPr>
          <w:t>.</w:t>
        </w:r>
      </w:ins>
      <w:r w:rsidRPr="009A74E4">
        <w:rPr>
          <w:rFonts w:asciiTheme="minorHAnsi" w:hAnsiTheme="minorHAnsi" w:cstheme="minorHAnsi"/>
          <w:lang w:val="en-US"/>
          <w:rPrChange w:id="286" w:author="Mahmudur Rahman" w:date="2023-11-25T12:47:00Z">
            <w:rPr>
              <w:rFonts w:cs="Lato"/>
              <w:lang w:val="en-US"/>
            </w:rPr>
          </w:rPrChange>
        </w:rPr>
        <w:br/>
      </w:r>
      <w:r w:rsidRPr="009A74E4">
        <w:rPr>
          <w:rFonts w:asciiTheme="minorHAnsi" w:hAnsiTheme="minorHAnsi" w:cstheme="minorHAnsi"/>
          <w:lang w:val="en-US"/>
          <w:rPrChange w:id="287" w:author="Mahmudur Rahman" w:date="2023-11-25T12:47:00Z">
            <w:rPr>
              <w:rFonts w:cs="Lato"/>
              <w:lang w:val="en-US"/>
            </w:rPr>
          </w:rPrChange>
        </w:rPr>
        <w:br/>
      </w:r>
      <w:r w:rsidRPr="009A74E4">
        <w:rPr>
          <w:rFonts w:asciiTheme="minorHAnsi" w:hAnsiTheme="minorHAnsi" w:cstheme="minorHAnsi"/>
          <w:lang w:val="en-US"/>
          <w:rPrChange w:id="288" w:author="Mahmudur Rahman" w:date="2023-11-25T12:47:00Z">
            <w:rPr>
              <w:rFonts w:cs="Lato"/>
              <w:lang w:val="en-US"/>
            </w:rPr>
          </w:rPrChange>
        </w:rPr>
        <w:br/>
      </w:r>
      <w:r w:rsidRPr="009A74E4">
        <w:rPr>
          <w:rFonts w:asciiTheme="minorHAnsi" w:hAnsiTheme="minorHAnsi" w:cstheme="minorHAnsi"/>
          <w:lang w:val="en-US"/>
          <w:rPrChange w:id="289" w:author="Mahmudur Rahman" w:date="2023-11-25T12:47:00Z">
            <w:rPr>
              <w:rFonts w:cs="Lato"/>
              <w:lang w:val="en-US"/>
            </w:rPr>
          </w:rPrChange>
        </w:rPr>
        <w:br/>
      </w:r>
      <w:r w:rsidRPr="009A74E4">
        <w:rPr>
          <w:rFonts w:asciiTheme="minorHAnsi" w:hAnsiTheme="minorHAnsi" w:cstheme="minorHAnsi"/>
          <w:lang w:val="en-US"/>
          <w:rPrChange w:id="290" w:author="Mahmudur Rahman" w:date="2023-11-25T12:47:00Z">
            <w:rPr>
              <w:rFonts w:cs="Lato"/>
              <w:lang w:val="en-US"/>
            </w:rPr>
          </w:rPrChange>
        </w:rPr>
        <w:br/>
      </w:r>
    </w:p>
    <w:p w14:paraId="104D3212" w14:textId="77777777" w:rsidR="005D5C2C" w:rsidRPr="00CA6096" w:rsidRDefault="00000000">
      <w:pPr>
        <w:pStyle w:val="Heading3"/>
        <w:rPr>
          <w:rFonts w:asciiTheme="minorHAnsi" w:hAnsiTheme="minorHAnsi" w:cstheme="minorHAnsi"/>
          <w:lang w:val="en-US"/>
          <w:rPrChange w:id="291" w:author="Mahmudur Rahman" w:date="2023-11-14T22:49:00Z">
            <w:rPr>
              <w:rFonts w:cs="Lato"/>
              <w:lang w:val="en-US"/>
            </w:rPr>
          </w:rPrChange>
        </w:rPr>
      </w:pPr>
      <w:bookmarkStart w:id="292" w:name="_Toc146959655"/>
      <w:r w:rsidRPr="00CA6096">
        <w:rPr>
          <w:rStyle w:val="Heading3Char1"/>
          <w:rFonts w:asciiTheme="minorHAnsi" w:hAnsiTheme="minorHAnsi" w:cstheme="minorHAnsi"/>
          <w:lang w:val="en-US"/>
          <w:rPrChange w:id="293" w:author="Mahmudur Rahman" w:date="2023-11-14T22:49:00Z">
            <w:rPr>
              <w:rStyle w:val="Heading3Char1"/>
              <w:rFonts w:cs="Lato"/>
              <w:lang w:val="en-US"/>
            </w:rPr>
          </w:rPrChange>
        </w:rPr>
        <w:t>Networking Modes</w:t>
      </w:r>
      <w:bookmarkEnd w:id="292"/>
      <w:r w:rsidRPr="00CA6096">
        <w:rPr>
          <w:rFonts w:asciiTheme="minorHAnsi" w:hAnsiTheme="minorHAnsi" w:cstheme="minorHAnsi"/>
          <w:lang w:val="en-US"/>
          <w:rPrChange w:id="294" w:author="Mahmudur Rahman" w:date="2023-11-14T22:49:00Z">
            <w:rPr>
              <w:rFonts w:cs="Lato"/>
              <w:lang w:val="en-US"/>
            </w:rPr>
          </w:rPrChange>
        </w:rPr>
        <w:br/>
      </w:r>
    </w:p>
    <w:p w14:paraId="071B0E7F" w14:textId="77777777" w:rsidR="00F071E3" w:rsidRDefault="00000000">
      <w:pPr>
        <w:pStyle w:val="ListParagraph"/>
        <w:numPr>
          <w:ilvl w:val="0"/>
          <w:numId w:val="5"/>
        </w:numPr>
        <w:rPr>
          <w:ins w:id="295" w:author="Mahmudur Rahman" w:date="2023-11-25T19:30:00Z"/>
          <w:rFonts w:asciiTheme="minorHAnsi" w:hAnsiTheme="minorHAnsi" w:cstheme="minorHAnsi"/>
          <w:lang w:val="en-US"/>
        </w:rPr>
      </w:pPr>
      <w:r w:rsidRPr="00CA6096">
        <w:rPr>
          <w:rFonts w:asciiTheme="minorHAnsi" w:hAnsiTheme="minorHAnsi" w:cstheme="minorHAnsi"/>
          <w:lang w:val="en-US"/>
          <w:rPrChange w:id="296" w:author="Mahmudur Rahman" w:date="2023-11-14T22:49:00Z">
            <w:rPr>
              <w:rFonts w:cs="Lato"/>
              <w:lang w:val="en-US"/>
            </w:rPr>
          </w:rPrChange>
        </w:rPr>
        <w:t>What network modes are available in VirtualBox and what are their characteristics? (Explain them)</w:t>
      </w:r>
      <w:r w:rsidRPr="00CA6096">
        <w:rPr>
          <w:rFonts w:asciiTheme="minorHAnsi" w:hAnsiTheme="minorHAnsi" w:cstheme="minorHAnsi"/>
          <w:lang w:val="en-US"/>
          <w:rPrChange w:id="297" w:author="Mahmudur Rahman" w:date="2023-11-14T22:49:00Z">
            <w:rPr>
              <w:rFonts w:cs="Lato"/>
              <w:lang w:val="en-US"/>
            </w:rPr>
          </w:rPrChange>
        </w:rPr>
        <w:br/>
      </w:r>
      <w:r w:rsidRPr="00CA6096">
        <w:rPr>
          <w:rFonts w:asciiTheme="minorHAnsi" w:hAnsiTheme="minorHAnsi" w:cstheme="minorHAnsi"/>
          <w:lang w:val="en-US"/>
          <w:rPrChange w:id="298" w:author="Mahmudur Rahman" w:date="2023-11-14T22:49:00Z">
            <w:rPr>
              <w:rFonts w:cs="Lato"/>
              <w:lang w:val="en-US"/>
            </w:rPr>
          </w:rPrChange>
        </w:rPr>
        <w:br/>
      </w:r>
      <w:r w:rsidRPr="00CA6096">
        <w:rPr>
          <w:rFonts w:asciiTheme="minorHAnsi" w:hAnsiTheme="minorHAnsi" w:cstheme="minorHAnsi"/>
          <w:lang w:val="en-US"/>
          <w:rPrChange w:id="299" w:author="Mahmudur Rahman" w:date="2023-11-14T22:49:00Z">
            <w:rPr>
              <w:rFonts w:cs="Lato"/>
              <w:lang w:val="en-US"/>
            </w:rPr>
          </w:rPrChange>
        </w:rPr>
        <w:lastRenderedPageBreak/>
        <w:br/>
      </w:r>
      <w:ins w:id="300" w:author="Mahmudur Rahman" w:date="2023-11-25T12:49:00Z">
        <w:r w:rsidR="009A74E4">
          <w:rPr>
            <w:noProof/>
            <w14:ligatures w14:val="standardContextual"/>
          </w:rPr>
          <w:drawing>
            <wp:inline distT="0" distB="0" distL="0" distR="0" wp14:anchorId="546F5CC2" wp14:editId="6A7B36DA">
              <wp:extent cx="5759450" cy="3239770"/>
              <wp:effectExtent l="0" t="0" r="0" b="0"/>
              <wp:docPr id="153338985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89856" name="Picture 1" descr="A computer screen shot of a computer&#10;&#10;Description automatically generated"/>
                      <pic:cNvPicPr/>
                    </pic:nvPicPr>
                    <pic:blipFill>
                      <a:blip r:embed="rId10"/>
                      <a:stretch>
                        <a:fillRect/>
                      </a:stretch>
                    </pic:blipFill>
                    <pic:spPr>
                      <a:xfrm>
                        <a:off x="0" y="0"/>
                        <a:ext cx="5759450" cy="3239770"/>
                      </a:xfrm>
                      <a:prstGeom prst="rect">
                        <a:avLst/>
                      </a:prstGeom>
                    </pic:spPr>
                  </pic:pic>
                </a:graphicData>
              </a:graphic>
            </wp:inline>
          </w:drawing>
        </w:r>
      </w:ins>
    </w:p>
    <w:p w14:paraId="2B23516A" w14:textId="77777777" w:rsidR="00F071E3" w:rsidRDefault="00F071E3" w:rsidP="00F071E3">
      <w:pPr>
        <w:rPr>
          <w:ins w:id="301" w:author="Mahmudur Rahman" w:date="2023-11-25T19:31:00Z"/>
          <w:rFonts w:asciiTheme="minorHAnsi" w:hAnsiTheme="minorHAnsi" w:cstheme="minorHAnsi"/>
          <w:lang w:val="en-US"/>
        </w:rPr>
      </w:pPr>
    </w:p>
    <w:p w14:paraId="615E0258" w14:textId="77777777" w:rsidR="00085DEB" w:rsidRPr="00780AB0" w:rsidRDefault="00085DEB" w:rsidP="00085DEB">
      <w:pPr>
        <w:rPr>
          <w:ins w:id="302" w:author="Mahmudur Rahman" w:date="2023-11-26T12:54:00Z"/>
          <w:lang w:val="en-US"/>
          <w:rPrChange w:id="303" w:author="Mahmudur Rahman" w:date="2023-11-26T13:30:00Z">
            <w:rPr>
              <w:ins w:id="304" w:author="Mahmudur Rahman" w:date="2023-11-26T12:54:00Z"/>
            </w:rPr>
          </w:rPrChange>
        </w:rPr>
      </w:pPr>
      <w:ins w:id="305" w:author="Mahmudur Rahman" w:date="2023-11-26T12:52:00Z">
        <w:r w:rsidRPr="00780AB0">
          <w:rPr>
            <w:lang w:val="en-US"/>
            <w:rPrChange w:id="306" w:author="Mahmudur Rahman" w:date="2023-11-26T13:30:00Z">
              <w:rPr>
                <w:rFonts w:ascii="Roboto" w:hAnsi="Roboto" w:cs="Arial"/>
                <w:b/>
                <w:bCs/>
                <w:color w:val="333333"/>
                <w:sz w:val="15"/>
                <w:szCs w:val="15"/>
                <w:lang w:val="en-US" w:eastAsia="en-US"/>
              </w:rPr>
            </w:rPrChange>
          </w:rPr>
          <w:t>Not attached:</w:t>
        </w:r>
        <w:r w:rsidRPr="00780AB0">
          <w:rPr>
            <w:lang w:val="en-US"/>
            <w:rPrChange w:id="307" w:author="Mahmudur Rahman" w:date="2023-11-26T13:30:00Z">
              <w:rPr>
                <w:rFonts w:ascii="Roboto" w:hAnsi="Roboto" w:cs="Arial"/>
                <w:color w:val="333333"/>
                <w:sz w:val="15"/>
                <w:szCs w:val="15"/>
                <w:lang w:val="en-US" w:eastAsia="en-US"/>
              </w:rPr>
            </w:rPrChange>
          </w:rPr>
          <w:t> This mode simply disconnects the VM from the rest of your network, meaning it'll have no network and, by extension, internet connectivity with the host or any other virtual machines.</w:t>
        </w:r>
      </w:ins>
    </w:p>
    <w:p w14:paraId="764C71CF" w14:textId="77777777" w:rsidR="00085DEB" w:rsidRPr="00780AB0" w:rsidRDefault="00085DEB">
      <w:pPr>
        <w:rPr>
          <w:ins w:id="308" w:author="Mahmudur Rahman" w:date="2023-11-26T12:52:00Z"/>
          <w:lang w:val="en-US"/>
          <w:rPrChange w:id="309" w:author="Mahmudur Rahman" w:date="2023-11-26T13:30:00Z">
            <w:rPr>
              <w:ins w:id="310" w:author="Mahmudur Rahman" w:date="2023-11-26T12:52:00Z"/>
              <w:rFonts w:ascii="Roboto" w:hAnsi="Roboto" w:cs="Arial"/>
              <w:color w:val="333333"/>
              <w:sz w:val="15"/>
              <w:szCs w:val="15"/>
              <w:lang w:val="en-US" w:eastAsia="en-US"/>
            </w:rPr>
          </w:rPrChange>
        </w:rPr>
        <w:pPrChange w:id="311"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6E8CE72C" w14:textId="77777777" w:rsidR="00085DEB" w:rsidRPr="00780AB0" w:rsidRDefault="00085DEB" w:rsidP="00085DEB">
      <w:pPr>
        <w:rPr>
          <w:ins w:id="312" w:author="Mahmudur Rahman" w:date="2023-11-26T12:54:00Z"/>
          <w:lang w:val="en-US"/>
          <w:rPrChange w:id="313" w:author="Mahmudur Rahman" w:date="2023-11-26T13:30:00Z">
            <w:rPr>
              <w:ins w:id="314" w:author="Mahmudur Rahman" w:date="2023-11-26T12:54:00Z"/>
            </w:rPr>
          </w:rPrChange>
        </w:rPr>
      </w:pPr>
      <w:ins w:id="315" w:author="Mahmudur Rahman" w:date="2023-11-26T12:52:00Z">
        <w:r w:rsidRPr="00780AB0">
          <w:rPr>
            <w:lang w:val="en-US"/>
            <w:rPrChange w:id="316" w:author="Mahmudur Rahman" w:date="2023-11-26T13:30:00Z">
              <w:rPr>
                <w:rFonts w:ascii="Roboto" w:hAnsi="Roboto" w:cs="Arial"/>
                <w:b/>
                <w:bCs/>
                <w:color w:val="333333"/>
                <w:sz w:val="15"/>
                <w:szCs w:val="15"/>
                <w:lang w:val="en-US" w:eastAsia="en-US"/>
              </w:rPr>
            </w:rPrChange>
          </w:rPr>
          <w:t>Generic Driver:</w:t>
        </w:r>
        <w:r w:rsidRPr="00780AB0">
          <w:rPr>
            <w:lang w:val="en-US"/>
            <w:rPrChange w:id="317" w:author="Mahmudur Rahman" w:date="2023-11-26T13:30:00Z">
              <w:rPr>
                <w:rFonts w:ascii="Roboto" w:hAnsi="Roboto" w:cs="Arial"/>
                <w:color w:val="333333"/>
                <w:sz w:val="15"/>
                <w:szCs w:val="15"/>
                <w:lang w:val="en-US" w:eastAsia="en-US"/>
              </w:rPr>
            </w:rPrChange>
          </w:rPr>
          <w:t> This network mode lets you share the generic network interface of your host machine with the selected VM, meaning the particular VM gets its own network controller and is separated from the rest of the physical network. You can then install drivers for the generic network interface using an extension pack, but they're often included with VirtualBox anyway.</w:t>
        </w:r>
      </w:ins>
    </w:p>
    <w:p w14:paraId="5F1AC8EA" w14:textId="77777777" w:rsidR="00085DEB" w:rsidRPr="00780AB0" w:rsidRDefault="00085DEB">
      <w:pPr>
        <w:rPr>
          <w:ins w:id="318" w:author="Mahmudur Rahman" w:date="2023-11-26T12:52:00Z"/>
          <w:lang w:val="en-US"/>
          <w:rPrChange w:id="319" w:author="Mahmudur Rahman" w:date="2023-11-26T13:30:00Z">
            <w:rPr>
              <w:ins w:id="320" w:author="Mahmudur Rahman" w:date="2023-11-26T12:52:00Z"/>
              <w:rFonts w:ascii="Roboto" w:hAnsi="Roboto" w:cs="Arial"/>
              <w:color w:val="333333"/>
              <w:sz w:val="15"/>
              <w:szCs w:val="15"/>
              <w:lang w:val="en-US" w:eastAsia="en-US"/>
            </w:rPr>
          </w:rPrChange>
        </w:rPr>
        <w:pPrChange w:id="321"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2E8D70D5" w14:textId="77777777" w:rsidR="00085DEB" w:rsidRPr="00780AB0" w:rsidRDefault="00085DEB" w:rsidP="00085DEB">
      <w:pPr>
        <w:rPr>
          <w:ins w:id="322" w:author="Mahmudur Rahman" w:date="2023-11-26T12:54:00Z"/>
          <w:lang w:val="en-US"/>
          <w:rPrChange w:id="323" w:author="Mahmudur Rahman" w:date="2023-11-26T13:30:00Z">
            <w:rPr>
              <w:ins w:id="324" w:author="Mahmudur Rahman" w:date="2023-11-26T12:54:00Z"/>
            </w:rPr>
          </w:rPrChange>
        </w:rPr>
      </w:pPr>
      <w:ins w:id="325" w:author="Mahmudur Rahman" w:date="2023-11-26T12:52:00Z">
        <w:r w:rsidRPr="00780AB0">
          <w:rPr>
            <w:lang w:val="en-US"/>
            <w:rPrChange w:id="326" w:author="Mahmudur Rahman" w:date="2023-11-26T13:30:00Z">
              <w:rPr>
                <w:rFonts w:ascii="Roboto" w:hAnsi="Roboto" w:cs="Arial"/>
                <w:b/>
                <w:bCs/>
                <w:color w:val="333333"/>
                <w:sz w:val="15"/>
                <w:szCs w:val="15"/>
                <w:lang w:val="en-US" w:eastAsia="en-US"/>
              </w:rPr>
            </w:rPrChange>
          </w:rPr>
          <w:t>NAT:</w:t>
        </w:r>
        <w:r w:rsidRPr="00780AB0">
          <w:rPr>
            <w:lang w:val="en-US"/>
            <w:rPrChange w:id="327" w:author="Mahmudur Rahman" w:date="2023-11-26T13:30:00Z">
              <w:rPr>
                <w:rFonts w:ascii="Roboto" w:hAnsi="Roboto" w:cs="Arial"/>
                <w:color w:val="333333"/>
                <w:sz w:val="15"/>
                <w:szCs w:val="15"/>
                <w:lang w:val="en-US" w:eastAsia="en-US"/>
              </w:rPr>
            </w:rPrChange>
          </w:rPr>
          <w:t> Network address translation (NAT) sets up a dedicated network between the host machine and the specific VM for which you select this mode. It's an isolated network, meaning no other machine other than the host and the specified VM can talk to each other. The VM can also use the host's internet connection in this network mode.</w:t>
        </w:r>
      </w:ins>
    </w:p>
    <w:p w14:paraId="75FBC219" w14:textId="77777777" w:rsidR="00085DEB" w:rsidRPr="00780AB0" w:rsidRDefault="00085DEB">
      <w:pPr>
        <w:rPr>
          <w:ins w:id="328" w:author="Mahmudur Rahman" w:date="2023-11-26T12:52:00Z"/>
          <w:lang w:val="en-US"/>
          <w:rPrChange w:id="329" w:author="Mahmudur Rahman" w:date="2023-11-26T13:30:00Z">
            <w:rPr>
              <w:ins w:id="330" w:author="Mahmudur Rahman" w:date="2023-11-26T12:52:00Z"/>
              <w:rFonts w:ascii="Roboto" w:hAnsi="Roboto" w:cs="Arial"/>
              <w:color w:val="333333"/>
              <w:sz w:val="15"/>
              <w:szCs w:val="15"/>
              <w:lang w:val="en-US" w:eastAsia="en-US"/>
            </w:rPr>
          </w:rPrChange>
        </w:rPr>
        <w:pPrChange w:id="331"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243D6618" w14:textId="77777777" w:rsidR="00085DEB" w:rsidRPr="00780AB0" w:rsidRDefault="00085DEB" w:rsidP="00085DEB">
      <w:pPr>
        <w:rPr>
          <w:ins w:id="332" w:author="Mahmudur Rahman" w:date="2023-11-26T12:54:00Z"/>
          <w:lang w:val="en-US"/>
          <w:rPrChange w:id="333" w:author="Mahmudur Rahman" w:date="2023-11-26T13:30:00Z">
            <w:rPr>
              <w:ins w:id="334" w:author="Mahmudur Rahman" w:date="2023-11-26T12:54:00Z"/>
            </w:rPr>
          </w:rPrChange>
        </w:rPr>
      </w:pPr>
      <w:ins w:id="335" w:author="Mahmudur Rahman" w:date="2023-11-26T12:52:00Z">
        <w:r w:rsidRPr="00780AB0">
          <w:rPr>
            <w:lang w:val="en-US"/>
            <w:rPrChange w:id="336" w:author="Mahmudur Rahman" w:date="2023-11-26T13:30:00Z">
              <w:rPr>
                <w:rFonts w:ascii="Roboto" w:hAnsi="Roboto" w:cs="Arial"/>
                <w:b/>
                <w:bCs/>
                <w:color w:val="333333"/>
                <w:sz w:val="15"/>
                <w:szCs w:val="15"/>
                <w:lang w:val="en-US" w:eastAsia="en-US"/>
              </w:rPr>
            </w:rPrChange>
          </w:rPr>
          <w:t>Bridged Adaptor:</w:t>
        </w:r>
        <w:r w:rsidRPr="00780AB0">
          <w:rPr>
            <w:lang w:val="en-US"/>
            <w:rPrChange w:id="337" w:author="Mahmudur Rahman" w:date="2023-11-26T13:30:00Z">
              <w:rPr>
                <w:rFonts w:ascii="Roboto" w:hAnsi="Roboto" w:cs="Arial"/>
                <w:color w:val="333333"/>
                <w:sz w:val="15"/>
                <w:szCs w:val="15"/>
                <w:lang w:val="en-US" w:eastAsia="en-US"/>
              </w:rPr>
            </w:rPrChange>
          </w:rPr>
          <w:t> Under this setting, each VM is treated as a separate machine on your actual network, meaning the host machines, any VMs you might have and any other devices on your network can talk to each other without any hassles. Of course, this also means that your VMs get access to the internet.</w:t>
        </w:r>
      </w:ins>
    </w:p>
    <w:p w14:paraId="4E58F55D" w14:textId="77777777" w:rsidR="00085DEB" w:rsidRPr="00780AB0" w:rsidRDefault="00085DEB">
      <w:pPr>
        <w:rPr>
          <w:ins w:id="338" w:author="Mahmudur Rahman" w:date="2023-11-26T12:52:00Z"/>
          <w:lang w:val="en-US"/>
          <w:rPrChange w:id="339" w:author="Mahmudur Rahman" w:date="2023-11-26T13:30:00Z">
            <w:rPr>
              <w:ins w:id="340" w:author="Mahmudur Rahman" w:date="2023-11-26T12:52:00Z"/>
              <w:rFonts w:ascii="Roboto" w:hAnsi="Roboto" w:cs="Arial"/>
              <w:color w:val="333333"/>
              <w:sz w:val="15"/>
              <w:szCs w:val="15"/>
              <w:lang w:val="en-US" w:eastAsia="en-US"/>
            </w:rPr>
          </w:rPrChange>
        </w:rPr>
        <w:pPrChange w:id="341"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62825DA4" w14:textId="77777777" w:rsidR="00085DEB" w:rsidRPr="00780AB0" w:rsidRDefault="00085DEB" w:rsidP="00085DEB">
      <w:pPr>
        <w:rPr>
          <w:ins w:id="342" w:author="Mahmudur Rahman" w:date="2023-11-26T12:54:00Z"/>
          <w:lang w:val="en-US"/>
          <w:rPrChange w:id="343" w:author="Mahmudur Rahman" w:date="2023-11-26T13:30:00Z">
            <w:rPr>
              <w:ins w:id="344" w:author="Mahmudur Rahman" w:date="2023-11-26T12:54:00Z"/>
            </w:rPr>
          </w:rPrChange>
        </w:rPr>
      </w:pPr>
      <w:ins w:id="345" w:author="Mahmudur Rahman" w:date="2023-11-26T12:52:00Z">
        <w:r w:rsidRPr="00780AB0">
          <w:rPr>
            <w:lang w:val="en-US"/>
            <w:rPrChange w:id="346" w:author="Mahmudur Rahman" w:date="2023-11-26T13:30:00Z">
              <w:rPr>
                <w:rFonts w:ascii="Roboto" w:hAnsi="Roboto" w:cs="Arial"/>
                <w:b/>
                <w:bCs/>
                <w:color w:val="333333"/>
                <w:sz w:val="15"/>
                <w:szCs w:val="15"/>
                <w:lang w:val="en-US" w:eastAsia="en-US"/>
              </w:rPr>
            </w:rPrChange>
          </w:rPr>
          <w:t>Host-only Adapter:</w:t>
        </w:r>
        <w:r w:rsidRPr="00780AB0">
          <w:rPr>
            <w:lang w:val="en-US"/>
            <w:rPrChange w:id="347" w:author="Mahmudur Rahman" w:date="2023-11-26T13:30:00Z">
              <w:rPr>
                <w:rFonts w:ascii="Roboto" w:hAnsi="Roboto" w:cs="Arial"/>
                <w:color w:val="333333"/>
                <w:sz w:val="15"/>
                <w:szCs w:val="15"/>
                <w:lang w:val="en-US" w:eastAsia="en-US"/>
              </w:rPr>
            </w:rPrChange>
          </w:rPr>
          <w:t> Under this setting, your VMs and the host machine are all connected but are physically cut off from the rest of your network. This provides the highest level of network security for your VMs, with the trade-off being rather limited networking capabilities. This setting might also be called </w:t>
        </w:r>
        <w:r w:rsidRPr="00780AB0">
          <w:rPr>
            <w:lang w:val="en-US"/>
            <w:rPrChange w:id="348" w:author="Mahmudur Rahman" w:date="2023-11-26T13:30:00Z">
              <w:rPr>
                <w:rFonts w:ascii="Roboto" w:hAnsi="Roboto" w:cs="Arial"/>
                <w:b/>
                <w:bCs/>
                <w:color w:val="333333"/>
                <w:sz w:val="15"/>
                <w:szCs w:val="15"/>
                <w:lang w:val="en-US" w:eastAsia="en-US"/>
              </w:rPr>
            </w:rPrChange>
          </w:rPr>
          <w:t>Host-only Network</w:t>
        </w:r>
        <w:r w:rsidRPr="00780AB0">
          <w:rPr>
            <w:lang w:val="en-US"/>
            <w:rPrChange w:id="349" w:author="Mahmudur Rahman" w:date="2023-11-26T13:30:00Z">
              <w:rPr>
                <w:rFonts w:ascii="Roboto" w:hAnsi="Roboto" w:cs="Arial"/>
                <w:color w:val="333333"/>
                <w:sz w:val="15"/>
                <w:szCs w:val="15"/>
                <w:lang w:val="en-US" w:eastAsia="en-US"/>
              </w:rPr>
            </w:rPrChange>
          </w:rPr>
          <w:t> on some older versions of VirtualBox.</w:t>
        </w:r>
      </w:ins>
    </w:p>
    <w:p w14:paraId="15DE07E9" w14:textId="77777777" w:rsidR="00085DEB" w:rsidRPr="00780AB0" w:rsidRDefault="00085DEB">
      <w:pPr>
        <w:rPr>
          <w:ins w:id="350" w:author="Mahmudur Rahman" w:date="2023-11-26T12:52:00Z"/>
          <w:lang w:val="en-US"/>
          <w:rPrChange w:id="351" w:author="Mahmudur Rahman" w:date="2023-11-26T13:30:00Z">
            <w:rPr>
              <w:ins w:id="352" w:author="Mahmudur Rahman" w:date="2023-11-26T12:52:00Z"/>
              <w:rFonts w:ascii="Roboto" w:hAnsi="Roboto" w:cs="Arial"/>
              <w:color w:val="333333"/>
              <w:sz w:val="15"/>
              <w:szCs w:val="15"/>
              <w:lang w:val="en-US" w:eastAsia="en-US"/>
            </w:rPr>
          </w:rPrChange>
        </w:rPr>
        <w:pPrChange w:id="353"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3E4F52E4" w14:textId="77777777" w:rsidR="00085DEB" w:rsidRPr="00780AB0" w:rsidRDefault="00085DEB" w:rsidP="00085DEB">
      <w:pPr>
        <w:rPr>
          <w:ins w:id="354" w:author="Mahmudur Rahman" w:date="2023-11-26T12:54:00Z"/>
          <w:lang w:val="en-US"/>
          <w:rPrChange w:id="355" w:author="Mahmudur Rahman" w:date="2023-11-26T13:30:00Z">
            <w:rPr>
              <w:ins w:id="356" w:author="Mahmudur Rahman" w:date="2023-11-26T12:54:00Z"/>
            </w:rPr>
          </w:rPrChange>
        </w:rPr>
      </w:pPr>
      <w:ins w:id="357" w:author="Mahmudur Rahman" w:date="2023-11-26T12:52:00Z">
        <w:r w:rsidRPr="00780AB0">
          <w:rPr>
            <w:lang w:val="en-US"/>
            <w:rPrChange w:id="358" w:author="Mahmudur Rahman" w:date="2023-11-26T13:30:00Z">
              <w:rPr>
                <w:rFonts w:ascii="Roboto" w:hAnsi="Roboto" w:cs="Arial"/>
                <w:b/>
                <w:bCs/>
                <w:color w:val="333333"/>
                <w:sz w:val="15"/>
                <w:szCs w:val="15"/>
                <w:lang w:val="en-US" w:eastAsia="en-US"/>
              </w:rPr>
            </w:rPrChange>
          </w:rPr>
          <w:lastRenderedPageBreak/>
          <w:t>Internal Network:</w:t>
        </w:r>
        <w:r w:rsidRPr="00780AB0">
          <w:rPr>
            <w:lang w:val="en-US"/>
            <w:rPrChange w:id="359" w:author="Mahmudur Rahman" w:date="2023-11-26T13:30:00Z">
              <w:rPr>
                <w:rFonts w:ascii="Roboto" w:hAnsi="Roboto" w:cs="Arial"/>
                <w:color w:val="333333"/>
                <w:sz w:val="15"/>
                <w:szCs w:val="15"/>
                <w:lang w:val="en-US" w:eastAsia="en-US"/>
              </w:rPr>
            </w:rPrChange>
          </w:rPr>
          <w:t> This sets up an internal network between multiple VMs. In this mode, the VMs are separated even from the host machine and are on a network of their own. Keep in mind that this is the only network mode in VirtualBox where your VMs don't have internet access.</w:t>
        </w:r>
      </w:ins>
    </w:p>
    <w:p w14:paraId="06C88FBA" w14:textId="77777777" w:rsidR="00085DEB" w:rsidRPr="00780AB0" w:rsidRDefault="00085DEB">
      <w:pPr>
        <w:rPr>
          <w:ins w:id="360" w:author="Mahmudur Rahman" w:date="2023-11-26T12:52:00Z"/>
          <w:lang w:val="en-US"/>
          <w:rPrChange w:id="361" w:author="Mahmudur Rahman" w:date="2023-11-26T13:30:00Z">
            <w:rPr>
              <w:ins w:id="362" w:author="Mahmudur Rahman" w:date="2023-11-26T12:52:00Z"/>
              <w:rFonts w:ascii="Roboto" w:hAnsi="Roboto" w:cs="Arial"/>
              <w:color w:val="333333"/>
              <w:sz w:val="15"/>
              <w:szCs w:val="15"/>
              <w:lang w:val="en-US" w:eastAsia="en-US"/>
            </w:rPr>
          </w:rPrChange>
        </w:rPr>
        <w:pPrChange w:id="363"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p>
    <w:p w14:paraId="042BC767" w14:textId="77777777" w:rsidR="00085DEB" w:rsidRPr="00780AB0" w:rsidRDefault="00085DEB">
      <w:pPr>
        <w:rPr>
          <w:ins w:id="364" w:author="Mahmudur Rahman" w:date="2023-11-26T12:52:00Z"/>
          <w:lang w:val="en-US"/>
          <w:rPrChange w:id="365" w:author="Mahmudur Rahman" w:date="2023-11-26T13:30:00Z">
            <w:rPr>
              <w:ins w:id="366" w:author="Mahmudur Rahman" w:date="2023-11-26T12:52:00Z"/>
              <w:rFonts w:ascii="Roboto" w:hAnsi="Roboto" w:cs="Arial"/>
              <w:color w:val="333333"/>
              <w:sz w:val="15"/>
              <w:szCs w:val="15"/>
              <w:lang w:val="en-US" w:eastAsia="en-US"/>
            </w:rPr>
          </w:rPrChange>
        </w:rPr>
        <w:pPrChange w:id="367" w:author="Mahmudur Rahman" w:date="2023-11-26T12:54:00Z">
          <w:pPr>
            <w:numPr>
              <w:numId w:val="15"/>
            </w:numPr>
            <w:shd w:val="clear" w:color="auto" w:fill="FFFFFF"/>
            <w:tabs>
              <w:tab w:val="num" w:pos="720"/>
            </w:tabs>
            <w:spacing w:before="100" w:beforeAutospacing="1" w:after="100" w:afterAutospacing="1" w:line="408" w:lineRule="atLeast"/>
            <w:ind w:left="720" w:hanging="360"/>
          </w:pPr>
        </w:pPrChange>
      </w:pPr>
      <w:ins w:id="368" w:author="Mahmudur Rahman" w:date="2023-11-26T12:52:00Z">
        <w:r w:rsidRPr="00780AB0">
          <w:rPr>
            <w:lang w:val="en-US"/>
            <w:rPrChange w:id="369" w:author="Mahmudur Rahman" w:date="2023-11-26T13:30:00Z">
              <w:rPr>
                <w:rFonts w:ascii="Roboto" w:hAnsi="Roboto" w:cs="Arial"/>
                <w:b/>
                <w:bCs/>
                <w:color w:val="333333"/>
                <w:sz w:val="15"/>
                <w:szCs w:val="15"/>
                <w:lang w:val="en-US" w:eastAsia="en-US"/>
              </w:rPr>
            </w:rPrChange>
          </w:rPr>
          <w:t>Cloud Network:</w:t>
        </w:r>
        <w:r w:rsidRPr="00780AB0">
          <w:rPr>
            <w:lang w:val="en-US"/>
            <w:rPrChange w:id="370" w:author="Mahmudur Rahman" w:date="2023-11-26T13:30:00Z">
              <w:rPr>
                <w:rFonts w:ascii="Roboto" w:hAnsi="Roboto" w:cs="Arial"/>
                <w:color w:val="333333"/>
                <w:sz w:val="15"/>
                <w:szCs w:val="15"/>
                <w:lang w:val="en-US" w:eastAsia="en-US"/>
              </w:rPr>
            </w:rPrChange>
          </w:rPr>
          <w:t> This is an experimental VirtualBox network mode that launched with VirtualBox 7.0.6 in January 2023 that allows a local VM to connect to a subnet on a remote cloud service to make it accessible over the internet, among other enterprise use cases.</w:t>
        </w:r>
      </w:ins>
    </w:p>
    <w:p w14:paraId="1E61951D" w14:textId="1633EED4" w:rsidR="00C715D8" w:rsidRPr="00C715D8" w:rsidRDefault="00F071E3">
      <w:pPr>
        <w:rPr>
          <w:rFonts w:asciiTheme="minorHAnsi" w:hAnsiTheme="minorHAnsi" w:cstheme="minorHAnsi"/>
          <w:lang w:val="en-US"/>
          <w:rPrChange w:id="371" w:author="Mahmudur Rahman" w:date="2023-11-25T19:38:00Z">
            <w:rPr>
              <w:rFonts w:cs="Lato"/>
              <w:lang w:val="en-US"/>
            </w:rPr>
          </w:rPrChange>
        </w:rPr>
        <w:pPrChange w:id="372" w:author="Mahmudur Rahman" w:date="2023-11-25T19:31:00Z">
          <w:pPr>
            <w:pStyle w:val="ListParagraph"/>
            <w:numPr>
              <w:numId w:val="5"/>
            </w:numPr>
            <w:ind w:left="709" w:hanging="360"/>
          </w:pPr>
        </w:pPrChange>
      </w:pPr>
      <w:del w:id="373" w:author="Mahmudur Rahman" w:date="2023-11-26T12:52:00Z">
        <w:r w:rsidRPr="00F071E3" w:rsidDel="00085DEB">
          <w:rPr>
            <w:rFonts w:asciiTheme="minorHAnsi" w:hAnsiTheme="minorHAnsi" w:cstheme="minorHAnsi"/>
            <w:lang w:val="en-US"/>
            <w:rPrChange w:id="374" w:author="Mahmudur Rahman" w:date="2023-11-25T19:31:00Z">
              <w:rPr>
                <w:rFonts w:cs="Lato"/>
                <w:lang w:val="en-US"/>
              </w:rPr>
            </w:rPrChange>
          </w:rPr>
          <w:br/>
        </w:r>
      </w:del>
    </w:p>
    <w:p w14:paraId="7F8E56C4" w14:textId="77777777" w:rsidR="00075133" w:rsidRDefault="00000000" w:rsidP="009A74E4">
      <w:pPr>
        <w:pStyle w:val="ListParagraph"/>
        <w:numPr>
          <w:ilvl w:val="0"/>
          <w:numId w:val="5"/>
        </w:numPr>
        <w:rPr>
          <w:ins w:id="375" w:author="Mahmudur Rahman" w:date="2023-11-25T12:54:00Z"/>
          <w:rFonts w:asciiTheme="minorHAnsi" w:hAnsiTheme="minorHAnsi" w:cstheme="minorHAnsi"/>
          <w:lang w:val="en-US"/>
        </w:rPr>
      </w:pPr>
      <w:r w:rsidRPr="00CA6096">
        <w:rPr>
          <w:rFonts w:asciiTheme="minorHAnsi" w:hAnsiTheme="minorHAnsi" w:cstheme="minorHAnsi"/>
          <w:lang w:val="en-US"/>
          <w:rPrChange w:id="376" w:author="Mahmudur Rahman" w:date="2023-11-14T22:49:00Z">
            <w:rPr>
              <w:rFonts w:cs="Lato"/>
              <w:lang w:val="en-US"/>
            </w:rPr>
          </w:rPrChange>
        </w:rPr>
        <w:t xml:space="preserve">Switch from </w:t>
      </w:r>
      <w:r w:rsidRPr="00CA6096">
        <w:rPr>
          <w:rFonts w:asciiTheme="minorHAnsi" w:hAnsiTheme="minorHAnsi" w:cstheme="minorHAnsi"/>
          <w:i/>
          <w:iCs/>
          <w:lang w:val="en-US"/>
          <w:rPrChange w:id="377" w:author="Mahmudur Rahman" w:date="2023-11-14T22:49:00Z">
            <w:rPr>
              <w:rFonts w:cs="Lato"/>
              <w:i/>
              <w:iCs/>
              <w:lang w:val="en-US"/>
            </w:rPr>
          </w:rPrChange>
        </w:rPr>
        <w:t xml:space="preserve">NAT </w:t>
      </w:r>
      <w:r w:rsidRPr="00CA6096">
        <w:rPr>
          <w:rFonts w:asciiTheme="minorHAnsi" w:hAnsiTheme="minorHAnsi" w:cstheme="minorHAnsi"/>
          <w:lang w:val="en-US"/>
          <w:rPrChange w:id="378" w:author="Mahmudur Rahman" w:date="2023-11-14T22:49:00Z">
            <w:rPr>
              <w:rFonts w:cs="Lato"/>
              <w:lang w:val="en-US"/>
            </w:rPr>
          </w:rPrChange>
        </w:rPr>
        <w:t xml:space="preserve">to </w:t>
      </w:r>
      <w:r w:rsidRPr="00CA6096">
        <w:rPr>
          <w:rFonts w:asciiTheme="minorHAnsi" w:hAnsiTheme="minorHAnsi" w:cstheme="minorHAnsi"/>
          <w:i/>
          <w:iCs/>
          <w:lang w:val="en-US"/>
          <w:rPrChange w:id="379" w:author="Mahmudur Rahman" w:date="2023-11-14T22:49:00Z">
            <w:rPr>
              <w:rFonts w:cs="Lato"/>
              <w:i/>
              <w:iCs/>
              <w:lang w:val="en-US"/>
            </w:rPr>
          </w:rPrChange>
        </w:rPr>
        <w:t>bridged networking</w:t>
      </w:r>
      <w:r w:rsidRPr="00CA6096">
        <w:rPr>
          <w:rFonts w:asciiTheme="minorHAnsi" w:hAnsiTheme="minorHAnsi" w:cstheme="minorHAnsi"/>
          <w:lang w:val="en-US"/>
          <w:rPrChange w:id="380" w:author="Mahmudur Rahman" w:date="2023-11-14T22:49:00Z">
            <w:rPr>
              <w:rFonts w:cs="Lato"/>
              <w:lang w:val="en-US"/>
            </w:rPr>
          </w:rPrChange>
        </w:rPr>
        <w:t xml:space="preserve"> mode.</w:t>
      </w:r>
      <w:r w:rsidRPr="00CA6096">
        <w:rPr>
          <w:rFonts w:asciiTheme="minorHAnsi" w:hAnsiTheme="minorHAnsi" w:cstheme="minorHAnsi"/>
          <w:lang w:val="en-US"/>
          <w:rPrChange w:id="381" w:author="Mahmudur Rahman" w:date="2023-11-14T22:49:00Z">
            <w:rPr>
              <w:rFonts w:cs="Lato"/>
              <w:lang w:val="en-US"/>
            </w:rPr>
          </w:rPrChange>
        </w:rPr>
        <w:br/>
        <w:t>Try to reach your VM from another device in the network.</w:t>
      </w:r>
      <w:r w:rsidRPr="00CA6096">
        <w:rPr>
          <w:rFonts w:asciiTheme="minorHAnsi" w:hAnsiTheme="minorHAnsi" w:cstheme="minorHAnsi"/>
          <w:lang w:val="en-US"/>
          <w:rPrChange w:id="382" w:author="Mahmudur Rahman" w:date="2023-11-14T22:49:00Z">
            <w:rPr>
              <w:rFonts w:cs="Lato"/>
              <w:lang w:val="en-US"/>
            </w:rPr>
          </w:rPrChange>
        </w:rPr>
        <w:br/>
        <w:t xml:space="preserve">What are the challenges of the </w:t>
      </w:r>
      <w:r w:rsidRPr="00CA6096">
        <w:rPr>
          <w:rFonts w:asciiTheme="minorHAnsi" w:hAnsiTheme="minorHAnsi" w:cstheme="minorHAnsi"/>
          <w:i/>
          <w:iCs/>
          <w:lang w:val="en-US"/>
          <w:rPrChange w:id="383" w:author="Mahmudur Rahman" w:date="2023-11-14T22:49:00Z">
            <w:rPr>
              <w:rFonts w:cs="Lato"/>
              <w:i/>
              <w:iCs/>
              <w:lang w:val="en-US"/>
            </w:rPr>
          </w:rPrChange>
        </w:rPr>
        <w:t>bridged networking</w:t>
      </w:r>
      <w:r w:rsidRPr="00CA6096">
        <w:rPr>
          <w:rFonts w:asciiTheme="minorHAnsi" w:hAnsiTheme="minorHAnsi" w:cstheme="minorHAnsi"/>
          <w:lang w:val="en-US"/>
          <w:rPrChange w:id="384" w:author="Mahmudur Rahman" w:date="2023-11-14T22:49:00Z">
            <w:rPr>
              <w:rFonts w:cs="Lato"/>
              <w:lang w:val="en-US"/>
            </w:rPr>
          </w:rPrChange>
        </w:rPr>
        <w:t xml:space="preserve"> mode?</w:t>
      </w:r>
      <w:ins w:id="385" w:author="Jabre, Anas (anjab002@fh-dortmund.de)" w:date="2023-10-26T12:06:00Z">
        <w:r w:rsidRPr="00CA6096">
          <w:rPr>
            <w:rFonts w:asciiTheme="minorHAnsi" w:hAnsiTheme="minorHAnsi" w:cstheme="minorHAnsi"/>
            <w:lang w:val="en-US"/>
            <w:rPrChange w:id="386" w:author="Mahmudur Rahman" w:date="2023-11-14T22:49:00Z">
              <w:rPr>
                <w:rFonts w:cs="Lato"/>
                <w:lang w:val="en-US"/>
              </w:rPr>
            </w:rPrChange>
          </w:rPr>
          <w:t xml:space="preserve"> (hint: bridged networking mode doesn’t work from FB4STUD or eduroam networks due to some Firewall limitations, what you need to do is to create a hotspot on your phone and connect to that hotspot network)</w:t>
        </w:r>
      </w:ins>
      <w:r w:rsidRPr="00CA6096">
        <w:rPr>
          <w:rFonts w:asciiTheme="minorHAnsi" w:hAnsiTheme="minorHAnsi" w:cstheme="minorHAnsi"/>
          <w:lang w:val="en-US"/>
          <w:rPrChange w:id="387" w:author="Mahmudur Rahman" w:date="2023-11-14T22:49:00Z">
            <w:rPr>
              <w:rFonts w:cs="Lato"/>
              <w:lang w:val="en-US"/>
            </w:rPr>
          </w:rPrChange>
        </w:rPr>
        <w:br/>
      </w:r>
      <w:r w:rsidRPr="00CA6096">
        <w:rPr>
          <w:rFonts w:asciiTheme="minorHAnsi" w:hAnsiTheme="minorHAnsi" w:cstheme="minorHAnsi"/>
          <w:lang w:val="en-US"/>
          <w:rPrChange w:id="388" w:author="Mahmudur Rahman" w:date="2023-11-14T22:49:00Z">
            <w:rPr>
              <w:rFonts w:cs="Lato"/>
              <w:lang w:val="en-US"/>
            </w:rPr>
          </w:rPrChange>
        </w:rPr>
        <w:br/>
      </w:r>
      <w:ins w:id="389" w:author="Mahmudur Rahman" w:date="2023-11-25T12:50:00Z">
        <w:r w:rsidR="009A74E4" w:rsidRPr="003D18C8">
          <w:rPr>
            <w:rFonts w:asciiTheme="minorHAnsi" w:hAnsiTheme="minorHAnsi" w:cstheme="minorHAnsi"/>
            <w:lang w:val="en-US"/>
          </w:rPr>
          <w:t>first I have to change the network settings to bridge adaptor and then have to set host device network. And then ipconfig in vm :get the ip and then ping in the host machine</w:t>
        </w:r>
      </w:ins>
      <w:ins w:id="390" w:author="Mahmudur Rahman" w:date="2023-11-25T12:52:00Z">
        <w:r w:rsidR="009A74E4">
          <w:rPr>
            <w:rFonts w:asciiTheme="minorHAnsi" w:hAnsiTheme="minorHAnsi" w:cstheme="minorHAnsi"/>
            <w:lang w:val="en-US"/>
          </w:rPr>
          <w:t xml:space="preserve"> the</w:t>
        </w:r>
      </w:ins>
      <w:ins w:id="391" w:author="Mahmudur Rahman" w:date="2023-11-25T12:53:00Z">
        <w:r w:rsidR="00075133">
          <w:rPr>
            <w:rFonts w:asciiTheme="minorHAnsi" w:hAnsiTheme="minorHAnsi" w:cstheme="minorHAnsi"/>
            <w:lang w:val="en-US"/>
          </w:rPr>
          <w:t>n</w:t>
        </w:r>
      </w:ins>
      <w:ins w:id="392" w:author="Mahmudur Rahman" w:date="2023-11-25T12:52:00Z">
        <w:r w:rsidR="009A74E4">
          <w:rPr>
            <w:rFonts w:asciiTheme="minorHAnsi" w:hAnsiTheme="minorHAnsi" w:cstheme="minorHAnsi"/>
            <w:lang w:val="en-US"/>
          </w:rPr>
          <w:t xml:space="preserve"> we have </w:t>
        </w:r>
      </w:ins>
      <w:ins w:id="393" w:author="Mahmudur Rahman" w:date="2023-11-25T12:53:00Z">
        <w:r w:rsidR="00075133">
          <w:rPr>
            <w:rFonts w:asciiTheme="minorHAnsi" w:hAnsiTheme="minorHAnsi" w:cstheme="minorHAnsi"/>
            <w:lang w:val="en-US"/>
          </w:rPr>
          <w:t xml:space="preserve">to know the port of vm </w:t>
        </w:r>
      </w:ins>
      <w:r w:rsidRPr="009A74E4">
        <w:rPr>
          <w:rFonts w:asciiTheme="minorHAnsi" w:hAnsiTheme="minorHAnsi" w:cstheme="minorHAnsi"/>
          <w:lang w:val="en-US"/>
          <w:rPrChange w:id="394" w:author="Mahmudur Rahman" w:date="2023-11-25T12:52:00Z">
            <w:rPr>
              <w:rFonts w:cs="Lato"/>
              <w:lang w:val="en-US"/>
            </w:rPr>
          </w:rPrChange>
        </w:rPr>
        <w:br/>
      </w:r>
      <w:ins w:id="395" w:author="Mahmudur Rahman" w:date="2023-11-25T12:51:00Z">
        <w:r w:rsidR="009A74E4" w:rsidRPr="009A74E4">
          <w:rPr>
            <w:rFonts w:asciiTheme="minorHAnsi" w:hAnsiTheme="minorHAnsi" w:cstheme="minorHAnsi"/>
            <w:lang w:val="en-US"/>
            <w:rPrChange w:id="396" w:author="Mahmudur Rahman" w:date="2023-11-25T12:52:00Z">
              <w:rPr>
                <w:lang w:val="en-US"/>
              </w:rPr>
            </w:rPrChange>
          </w:rPr>
          <w:t>cat /etc/apache2/ports.conf and then on host terminal , we have to type curl vm_ip_address:port_number</w:t>
        </w:r>
      </w:ins>
    </w:p>
    <w:p w14:paraId="5388E184" w14:textId="536F0EC3" w:rsidR="005D5C2C" w:rsidRDefault="00075133" w:rsidP="00075133">
      <w:pPr>
        <w:rPr>
          <w:ins w:id="397" w:author="Mahmudur Rahman" w:date="2023-11-25T12:54:00Z"/>
          <w:rFonts w:asciiTheme="minorHAnsi" w:hAnsiTheme="minorHAnsi" w:cstheme="minorHAnsi"/>
          <w:lang w:val="en-US"/>
        </w:rPr>
      </w:pPr>
      <w:ins w:id="398" w:author="Mahmudur Rahman" w:date="2023-11-25T12:54:00Z">
        <w:r>
          <w:rPr>
            <w:noProof/>
            <w14:ligatures w14:val="standardContextual"/>
          </w:rPr>
          <w:drawing>
            <wp:inline distT="0" distB="0" distL="0" distR="0" wp14:anchorId="669621C9" wp14:editId="4A626367">
              <wp:extent cx="5759450" cy="2497455"/>
              <wp:effectExtent l="0" t="0" r="0" b="0"/>
              <wp:docPr id="1809575680" name="Picture 18095756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10007" name="Picture 1" descr="A screenshot of a computer&#10;&#10;Description automatically generated"/>
                      <pic:cNvPicPr/>
                    </pic:nvPicPr>
                    <pic:blipFill>
                      <a:blip r:embed="rId11"/>
                      <a:stretch>
                        <a:fillRect/>
                      </a:stretch>
                    </pic:blipFill>
                    <pic:spPr>
                      <a:xfrm>
                        <a:off x="0" y="0"/>
                        <a:ext cx="5759450" cy="2497455"/>
                      </a:xfrm>
                      <a:prstGeom prst="rect">
                        <a:avLst/>
                      </a:prstGeom>
                    </pic:spPr>
                  </pic:pic>
                </a:graphicData>
              </a:graphic>
            </wp:inline>
          </w:drawing>
        </w:r>
      </w:ins>
      <w:r w:rsidRPr="00075133">
        <w:rPr>
          <w:rFonts w:asciiTheme="minorHAnsi" w:hAnsiTheme="minorHAnsi" w:cstheme="minorHAnsi"/>
          <w:lang w:val="en-US"/>
          <w:rPrChange w:id="399" w:author="Mahmudur Rahman" w:date="2023-11-25T12:54:00Z">
            <w:rPr>
              <w:rFonts w:cs="Lato"/>
              <w:lang w:val="en-US"/>
            </w:rPr>
          </w:rPrChange>
        </w:rPr>
        <w:br/>
      </w:r>
    </w:p>
    <w:p w14:paraId="7C127C62" w14:textId="2386F8F7" w:rsidR="00075133" w:rsidRPr="00075133" w:rsidRDefault="00075133">
      <w:pPr>
        <w:rPr>
          <w:rFonts w:asciiTheme="minorHAnsi" w:hAnsiTheme="minorHAnsi" w:cstheme="minorHAnsi"/>
          <w:lang w:val="en-US"/>
          <w:rPrChange w:id="400" w:author="Mahmudur Rahman" w:date="2023-11-25T12:54:00Z">
            <w:rPr>
              <w:rFonts w:cs="Lato"/>
              <w:lang w:val="en-US"/>
            </w:rPr>
          </w:rPrChange>
        </w:rPr>
        <w:pPrChange w:id="401" w:author="Mahmudur Rahman" w:date="2023-11-25T12:54:00Z">
          <w:pPr>
            <w:pStyle w:val="ListParagraph"/>
            <w:numPr>
              <w:numId w:val="5"/>
            </w:numPr>
            <w:ind w:left="709" w:hanging="360"/>
          </w:pPr>
        </w:pPrChange>
      </w:pPr>
      <w:ins w:id="402" w:author="Mahmudur Rahman" w:date="2023-11-25T12:54:00Z">
        <w:r>
          <w:rPr>
            <w:noProof/>
            <w14:ligatures w14:val="standardContextual"/>
          </w:rPr>
          <w:lastRenderedPageBreak/>
          <w:drawing>
            <wp:inline distT="0" distB="0" distL="0" distR="0" wp14:anchorId="0C09D80D" wp14:editId="0CCB04A5">
              <wp:extent cx="5759450" cy="2420620"/>
              <wp:effectExtent l="0" t="0" r="0" b="0"/>
              <wp:docPr id="1791847389" name="Picture 1791847389"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36877" name="Picture 1" descr="A computer screen shot of a computer&#10;&#10;Description automatically generated"/>
                      <pic:cNvPicPr/>
                    </pic:nvPicPr>
                    <pic:blipFill>
                      <a:blip r:embed="rId7"/>
                      <a:stretch>
                        <a:fillRect/>
                      </a:stretch>
                    </pic:blipFill>
                    <pic:spPr>
                      <a:xfrm>
                        <a:off x="0" y="0"/>
                        <a:ext cx="5759450" cy="2420620"/>
                      </a:xfrm>
                      <a:prstGeom prst="rect">
                        <a:avLst/>
                      </a:prstGeom>
                    </pic:spPr>
                  </pic:pic>
                </a:graphicData>
              </a:graphic>
            </wp:inline>
          </w:drawing>
        </w:r>
      </w:ins>
    </w:p>
    <w:p w14:paraId="45407A5E" w14:textId="14B1E0DC" w:rsidR="005D5C2C" w:rsidRPr="00CA6096" w:rsidRDefault="00000000">
      <w:pPr>
        <w:pStyle w:val="ListParagraph"/>
        <w:numPr>
          <w:ilvl w:val="0"/>
          <w:numId w:val="5"/>
        </w:numPr>
        <w:rPr>
          <w:rFonts w:asciiTheme="minorHAnsi" w:hAnsiTheme="minorHAnsi" w:cstheme="minorHAnsi"/>
          <w:lang w:val="en-US"/>
          <w:rPrChange w:id="403" w:author="Mahmudur Rahman" w:date="2023-11-14T22:49:00Z">
            <w:rPr>
              <w:rFonts w:cs="Lato"/>
              <w:lang w:val="en-US"/>
            </w:rPr>
          </w:rPrChange>
        </w:rPr>
      </w:pPr>
      <w:r w:rsidRPr="00CA6096">
        <w:rPr>
          <w:rFonts w:asciiTheme="minorHAnsi" w:hAnsiTheme="minorHAnsi" w:cstheme="minorHAnsi"/>
          <w:lang w:val="en-US"/>
          <w:rPrChange w:id="404" w:author="Mahmudur Rahman" w:date="2023-11-14T22:49:00Z">
            <w:rPr>
              <w:rFonts w:cs="Lato"/>
              <w:lang w:val="en-US"/>
            </w:rPr>
          </w:rPrChange>
        </w:rPr>
        <w:t xml:space="preserve">What is the difference between the </w:t>
      </w:r>
      <w:r w:rsidRPr="00CA6096">
        <w:rPr>
          <w:rFonts w:asciiTheme="minorHAnsi" w:hAnsiTheme="minorHAnsi" w:cstheme="minorHAnsi"/>
          <w:i/>
          <w:iCs/>
          <w:lang w:val="en-US"/>
          <w:rPrChange w:id="405" w:author="Mahmudur Rahman" w:date="2023-11-14T22:49:00Z">
            <w:rPr>
              <w:rFonts w:cs="Lato"/>
              <w:i/>
              <w:iCs/>
              <w:lang w:val="en-US"/>
            </w:rPr>
          </w:rPrChange>
        </w:rPr>
        <w:t xml:space="preserve">NAT </w:t>
      </w:r>
      <w:r w:rsidRPr="00CA6096">
        <w:rPr>
          <w:rFonts w:asciiTheme="minorHAnsi" w:hAnsiTheme="minorHAnsi" w:cstheme="minorHAnsi"/>
          <w:lang w:val="en-US"/>
          <w:rPrChange w:id="406" w:author="Mahmudur Rahman" w:date="2023-11-14T22:49:00Z">
            <w:rPr>
              <w:rFonts w:cs="Lato"/>
              <w:lang w:val="en-US"/>
            </w:rPr>
          </w:rPrChange>
        </w:rPr>
        <w:t xml:space="preserve">and </w:t>
      </w:r>
      <w:r w:rsidRPr="00CA6096">
        <w:rPr>
          <w:rFonts w:asciiTheme="minorHAnsi" w:hAnsiTheme="minorHAnsi" w:cstheme="minorHAnsi"/>
          <w:i/>
          <w:iCs/>
          <w:lang w:val="en-US"/>
          <w:rPrChange w:id="407" w:author="Mahmudur Rahman" w:date="2023-11-14T22:49:00Z">
            <w:rPr>
              <w:rFonts w:cs="Lato"/>
              <w:i/>
              <w:iCs/>
              <w:lang w:val="en-US"/>
            </w:rPr>
          </w:rPrChange>
        </w:rPr>
        <w:t>bridged networking</w:t>
      </w:r>
      <w:r w:rsidRPr="00CA6096">
        <w:rPr>
          <w:rFonts w:asciiTheme="minorHAnsi" w:hAnsiTheme="minorHAnsi" w:cstheme="minorHAnsi"/>
          <w:lang w:val="en-US"/>
          <w:rPrChange w:id="408" w:author="Mahmudur Rahman" w:date="2023-11-14T22:49:00Z">
            <w:rPr>
              <w:rFonts w:cs="Lato"/>
              <w:lang w:val="en-US"/>
            </w:rPr>
          </w:rPrChange>
        </w:rPr>
        <w:t xml:space="preserve"> modes?</w:t>
      </w:r>
      <w:r w:rsidRPr="00CA6096">
        <w:rPr>
          <w:rFonts w:asciiTheme="minorHAnsi" w:hAnsiTheme="minorHAnsi" w:cstheme="minorHAnsi"/>
          <w:lang w:val="en-US"/>
          <w:rPrChange w:id="409" w:author="Mahmudur Rahman" w:date="2023-11-14T22:49:00Z">
            <w:rPr>
              <w:rFonts w:cs="Lato"/>
              <w:lang w:val="en-US"/>
            </w:rPr>
          </w:rPrChange>
        </w:rPr>
        <w:br/>
      </w:r>
      <w:r w:rsidRPr="00CA6096">
        <w:rPr>
          <w:rFonts w:asciiTheme="minorHAnsi" w:hAnsiTheme="minorHAnsi" w:cstheme="minorHAnsi"/>
          <w:lang w:val="en-US"/>
          <w:rPrChange w:id="410" w:author="Mahmudur Rahman" w:date="2023-11-14T22:49:00Z">
            <w:rPr>
              <w:rFonts w:cs="Lato"/>
              <w:lang w:val="en-US"/>
            </w:rPr>
          </w:rPrChange>
        </w:rPr>
        <w:br/>
      </w:r>
      <w:ins w:id="411" w:author="Mahmudur Rahman" w:date="2023-11-25T19:40:00Z">
        <w:r w:rsidR="00C715D8" w:rsidRPr="00C715D8">
          <w:rPr>
            <w:rFonts w:ascii="Arial" w:hAnsi="Arial" w:cs="Arial"/>
            <w:shd w:val="clear" w:color="auto" w:fill="FFFFFF"/>
            <w:lang w:val="en-US"/>
            <w:rPrChange w:id="412" w:author="Mahmudur Rahman" w:date="2023-11-25T19:40:00Z">
              <w:rPr>
                <w:rFonts w:ascii="Arial" w:hAnsi="Arial" w:cs="Arial"/>
                <w:color w:val="202124"/>
                <w:sz w:val="30"/>
                <w:szCs w:val="30"/>
                <w:shd w:val="clear" w:color="auto" w:fill="FFFFFF"/>
              </w:rPr>
            </w:rPrChange>
          </w:rPr>
          <w:t>NAT mode is ideal if you want to keep your VM private and secure, or if you have limited IP addresses on your network. Bridge mode should be considered if you want to make your VM public and accessible, or if you need to run network-intensive applications or services</w:t>
        </w:r>
      </w:ins>
      <w:r w:rsidRPr="00CA6096">
        <w:rPr>
          <w:rFonts w:asciiTheme="minorHAnsi" w:hAnsiTheme="minorHAnsi" w:cstheme="minorHAnsi"/>
          <w:lang w:val="en-US"/>
          <w:rPrChange w:id="413" w:author="Mahmudur Rahman" w:date="2023-11-14T22:49:00Z">
            <w:rPr>
              <w:rFonts w:cs="Lato"/>
              <w:lang w:val="en-US"/>
            </w:rPr>
          </w:rPrChange>
        </w:rPr>
        <w:br/>
      </w:r>
      <w:r w:rsidRPr="00CA6096">
        <w:rPr>
          <w:rFonts w:asciiTheme="minorHAnsi" w:hAnsiTheme="minorHAnsi" w:cstheme="minorHAnsi"/>
          <w:lang w:val="en-US"/>
          <w:rPrChange w:id="414" w:author="Mahmudur Rahman" w:date="2023-11-14T22:49:00Z">
            <w:rPr>
              <w:rFonts w:cs="Lato"/>
              <w:lang w:val="en-US"/>
            </w:rPr>
          </w:rPrChange>
        </w:rPr>
        <w:br/>
      </w:r>
    </w:p>
    <w:p w14:paraId="55A333D3" w14:textId="3445FE18" w:rsidR="005D5C2C" w:rsidRPr="00CA6096" w:rsidRDefault="00000000">
      <w:pPr>
        <w:pStyle w:val="ListParagraph"/>
        <w:numPr>
          <w:ilvl w:val="0"/>
          <w:numId w:val="5"/>
        </w:numPr>
        <w:rPr>
          <w:rFonts w:asciiTheme="minorHAnsi" w:hAnsiTheme="minorHAnsi" w:cstheme="minorHAnsi"/>
          <w:lang w:val="en-US"/>
          <w:rPrChange w:id="415" w:author="Mahmudur Rahman" w:date="2023-11-14T22:49:00Z">
            <w:rPr>
              <w:rFonts w:cs="Lato"/>
              <w:lang w:val="en-US"/>
            </w:rPr>
          </w:rPrChange>
        </w:rPr>
      </w:pPr>
      <w:r w:rsidRPr="00CA6096">
        <w:rPr>
          <w:rFonts w:asciiTheme="minorHAnsi" w:hAnsiTheme="minorHAnsi" w:cstheme="minorHAnsi"/>
          <w:lang w:val="en-US"/>
          <w:rPrChange w:id="416" w:author="Mahmudur Rahman" w:date="2023-11-14T22:49:00Z">
            <w:rPr>
              <w:rFonts w:cs="Lato"/>
              <w:lang w:val="en-US"/>
            </w:rPr>
          </w:rPrChange>
        </w:rPr>
        <w:t>Does the bridged networking mode suite the requirements for an internet server? (Assumed the network is reachable from the internet)</w:t>
      </w:r>
      <w:r w:rsidRPr="00CA6096">
        <w:rPr>
          <w:rFonts w:asciiTheme="minorHAnsi" w:hAnsiTheme="minorHAnsi" w:cstheme="minorHAnsi"/>
          <w:lang w:val="en-US"/>
          <w:rPrChange w:id="417" w:author="Mahmudur Rahman" w:date="2023-11-14T22:49:00Z">
            <w:rPr>
              <w:rFonts w:cs="Lato"/>
              <w:lang w:val="en-US"/>
            </w:rPr>
          </w:rPrChange>
        </w:rPr>
        <w:br/>
      </w:r>
      <w:r w:rsidRPr="00CA6096">
        <w:rPr>
          <w:rFonts w:asciiTheme="minorHAnsi" w:hAnsiTheme="minorHAnsi" w:cstheme="minorHAnsi"/>
          <w:lang w:val="en-US"/>
          <w:rPrChange w:id="418" w:author="Mahmudur Rahman" w:date="2023-11-14T22:49:00Z">
            <w:rPr>
              <w:rFonts w:cs="Lato"/>
              <w:lang w:val="en-US"/>
            </w:rPr>
          </w:rPrChange>
        </w:rPr>
        <w:br/>
      </w:r>
      <w:ins w:id="419" w:author="Mahmudur Rahman" w:date="2023-11-25T19:41:00Z">
        <w:r w:rsidR="00C715D8" w:rsidRPr="00C715D8">
          <w:rPr>
            <w:rFonts w:ascii="Segoe UI" w:hAnsi="Segoe UI" w:cs="Segoe UI"/>
            <w:color w:val="0F0F0F"/>
            <w:lang w:val="en-US"/>
            <w:rPrChange w:id="420" w:author="Mahmudur Rahman" w:date="2023-11-25T19:41:00Z">
              <w:rPr>
                <w:rFonts w:ascii="Segoe UI" w:hAnsi="Segoe UI" w:cs="Segoe UI"/>
                <w:color w:val="0F0F0F"/>
              </w:rPr>
            </w:rPrChange>
          </w:rPr>
          <w:t>Yes, the bridged networking mode is generally well-suited for hosting an internet server within a virtual machine (VM). In bridged mode, the VM is placed on the same network segment as the host machine, essentially making it behave like a separate physical machine on the local network. This mode is conducive to running services that need to be directly accessible from the internet.</w:t>
        </w:r>
      </w:ins>
      <w:r w:rsidRPr="00CA6096">
        <w:rPr>
          <w:rFonts w:asciiTheme="minorHAnsi" w:hAnsiTheme="minorHAnsi" w:cstheme="minorHAnsi"/>
          <w:lang w:val="en-US"/>
          <w:rPrChange w:id="421" w:author="Mahmudur Rahman" w:date="2023-11-14T22:49:00Z">
            <w:rPr>
              <w:rFonts w:cs="Lato"/>
              <w:lang w:val="en-US"/>
            </w:rPr>
          </w:rPrChange>
        </w:rPr>
        <w:br/>
      </w:r>
      <w:r w:rsidRPr="00CA6096">
        <w:rPr>
          <w:rFonts w:asciiTheme="minorHAnsi" w:hAnsiTheme="minorHAnsi" w:cstheme="minorHAnsi"/>
          <w:lang w:val="en-US"/>
          <w:rPrChange w:id="422" w:author="Mahmudur Rahman" w:date="2023-11-14T22:49:00Z">
            <w:rPr>
              <w:rFonts w:cs="Lato"/>
              <w:lang w:val="en-US"/>
            </w:rPr>
          </w:rPrChange>
        </w:rPr>
        <w:br/>
      </w:r>
    </w:p>
    <w:p w14:paraId="71081106" w14:textId="50B3B473" w:rsidR="005D5C2C" w:rsidRPr="00CA6096" w:rsidRDefault="00000000">
      <w:pPr>
        <w:pStyle w:val="ListParagraph"/>
        <w:numPr>
          <w:ilvl w:val="0"/>
          <w:numId w:val="5"/>
        </w:numPr>
        <w:rPr>
          <w:rFonts w:asciiTheme="minorHAnsi" w:hAnsiTheme="minorHAnsi" w:cstheme="minorHAnsi"/>
          <w:lang w:val="en-US"/>
          <w:rPrChange w:id="423" w:author="Mahmudur Rahman" w:date="2023-11-14T22:49:00Z">
            <w:rPr>
              <w:rFonts w:cs="Lato"/>
              <w:lang w:val="en-US"/>
            </w:rPr>
          </w:rPrChange>
        </w:rPr>
      </w:pPr>
      <w:r w:rsidRPr="00CA6096">
        <w:rPr>
          <w:rFonts w:asciiTheme="minorHAnsi" w:hAnsiTheme="minorHAnsi" w:cstheme="minorHAnsi"/>
          <w:lang w:val="en-US"/>
          <w:rPrChange w:id="424" w:author="Mahmudur Rahman" w:date="2023-11-14T22:49:00Z">
            <w:rPr>
              <w:rFonts w:cs="Lato"/>
              <w:lang w:val="en-US"/>
            </w:rPr>
          </w:rPrChange>
        </w:rPr>
        <w:t>How many VMs could you potentially host on your PC (ignore the hardware limitations) if your network would only contain your PC?</w:t>
      </w:r>
      <w:r w:rsidRPr="00CA6096">
        <w:rPr>
          <w:rFonts w:asciiTheme="minorHAnsi" w:hAnsiTheme="minorHAnsi" w:cstheme="minorHAnsi"/>
          <w:lang w:val="en-US"/>
          <w:rPrChange w:id="425" w:author="Mahmudur Rahman" w:date="2023-11-14T22:49:00Z">
            <w:rPr>
              <w:rFonts w:cs="Lato"/>
              <w:lang w:val="en-US"/>
            </w:rPr>
          </w:rPrChange>
        </w:rPr>
        <w:br/>
      </w:r>
      <w:r w:rsidRPr="00CA6096">
        <w:rPr>
          <w:rFonts w:asciiTheme="minorHAnsi" w:hAnsiTheme="minorHAnsi" w:cstheme="minorHAnsi"/>
          <w:lang w:val="en-US"/>
          <w:rPrChange w:id="426" w:author="Mahmudur Rahman" w:date="2023-11-14T22:49:00Z">
            <w:rPr>
              <w:rFonts w:cs="Lato"/>
              <w:lang w:val="en-US"/>
            </w:rPr>
          </w:rPrChange>
        </w:rPr>
        <w:br/>
      </w:r>
      <w:r w:rsidRPr="00CA6096">
        <w:rPr>
          <w:rFonts w:asciiTheme="minorHAnsi" w:hAnsiTheme="minorHAnsi" w:cstheme="minorHAnsi"/>
          <w:lang w:val="en-US"/>
          <w:rPrChange w:id="427" w:author="Mahmudur Rahman" w:date="2023-11-14T22:49:00Z">
            <w:rPr>
              <w:rFonts w:cs="Lato"/>
              <w:lang w:val="en-US"/>
            </w:rPr>
          </w:rPrChange>
        </w:rPr>
        <w:br/>
      </w:r>
      <w:ins w:id="428" w:author="Mahmudur Rahman" w:date="2023-11-26T12:30:00Z">
        <w:r w:rsidR="006F0AA6" w:rsidRPr="006F0AA6">
          <w:rPr>
            <w:rFonts w:ascii="Segoe UI" w:hAnsi="Segoe UI" w:cs="Segoe UI"/>
            <w:color w:val="282829"/>
            <w:sz w:val="23"/>
            <w:szCs w:val="23"/>
            <w:shd w:val="clear" w:color="auto" w:fill="FFFFFF"/>
            <w:lang w:val="en-US"/>
            <w:rPrChange w:id="429" w:author="Mahmudur Rahman" w:date="2023-11-26T12:31:00Z">
              <w:rPr>
                <w:rFonts w:ascii="Segoe UI" w:hAnsi="Segoe UI" w:cs="Segoe UI"/>
                <w:color w:val="282829"/>
                <w:sz w:val="23"/>
                <w:szCs w:val="23"/>
                <w:shd w:val="clear" w:color="auto" w:fill="FFFFFF"/>
              </w:rPr>
            </w:rPrChange>
          </w:rPr>
          <w:t>Technically, it depends on the hypervisor.</w:t>
        </w:r>
      </w:ins>
      <w:ins w:id="430" w:author="Mahmudur Rahman" w:date="2023-11-26T12:27:00Z">
        <w:r w:rsidR="00023C70">
          <w:rPr>
            <w:rFonts w:ascii="Segoe UI" w:hAnsi="Segoe UI" w:cs="Segoe UI"/>
            <w:color w:val="131313"/>
            <w:sz w:val="21"/>
            <w:szCs w:val="21"/>
            <w:shd w:val="clear" w:color="auto" w:fill="FFFFFF"/>
            <w:lang w:val="en-US"/>
          </w:rPr>
          <w:t xml:space="preserve">I could run the </w:t>
        </w:r>
      </w:ins>
      <w:ins w:id="431" w:author="Mahmudur Rahman" w:date="2023-11-26T12:28:00Z">
        <w:r w:rsidR="00023C70">
          <w:rPr>
            <w:rFonts w:ascii="Segoe UI" w:hAnsi="Segoe UI" w:cs="Segoe UI"/>
            <w:color w:val="131313"/>
            <w:sz w:val="21"/>
            <w:szCs w:val="21"/>
            <w:shd w:val="clear" w:color="auto" w:fill="FFFFFF"/>
            <w:lang w:val="en-US"/>
          </w:rPr>
          <w:t>VM</w:t>
        </w:r>
      </w:ins>
      <w:ins w:id="432" w:author="Mahmudur Rahman" w:date="2023-11-26T12:27:00Z">
        <w:r w:rsidR="00023C70">
          <w:rPr>
            <w:rFonts w:ascii="Segoe UI" w:hAnsi="Segoe UI" w:cs="Segoe UI"/>
            <w:color w:val="131313"/>
            <w:sz w:val="21"/>
            <w:szCs w:val="21"/>
            <w:shd w:val="clear" w:color="auto" w:fill="FFFFFF"/>
            <w:lang w:val="en-US"/>
          </w:rPr>
          <w:t xml:space="preserve"> based on the threads limit</w:t>
        </w:r>
      </w:ins>
      <w:ins w:id="433" w:author="Mahmudur Rahman" w:date="2023-11-26T12:28:00Z">
        <w:r w:rsidR="00023C70">
          <w:rPr>
            <w:rFonts w:ascii="Segoe UI" w:hAnsi="Segoe UI" w:cs="Segoe UI"/>
            <w:color w:val="131313"/>
            <w:sz w:val="21"/>
            <w:szCs w:val="21"/>
            <w:shd w:val="clear" w:color="auto" w:fill="FFFFFF"/>
            <w:lang w:val="en-US"/>
          </w:rPr>
          <w:t>s on our own computer. For example, If there are 12 threads in my pc ,then I can run 6 VMs</w:t>
        </w:r>
      </w:ins>
      <w:r w:rsidRPr="00CA6096">
        <w:rPr>
          <w:rFonts w:asciiTheme="minorHAnsi" w:hAnsiTheme="minorHAnsi" w:cstheme="minorHAnsi"/>
          <w:lang w:val="en-US"/>
          <w:rPrChange w:id="434" w:author="Mahmudur Rahman" w:date="2023-11-14T22:49:00Z">
            <w:rPr>
              <w:rFonts w:cs="Lato"/>
              <w:lang w:val="en-US"/>
            </w:rPr>
          </w:rPrChange>
        </w:rPr>
        <w:br/>
      </w:r>
    </w:p>
    <w:p w14:paraId="5D81F82E" w14:textId="1CDB460A" w:rsidR="005D5C2C" w:rsidRPr="00CA6096" w:rsidRDefault="00000000">
      <w:pPr>
        <w:pStyle w:val="ListParagraph"/>
        <w:numPr>
          <w:ilvl w:val="0"/>
          <w:numId w:val="5"/>
        </w:numPr>
        <w:rPr>
          <w:rFonts w:asciiTheme="minorHAnsi" w:hAnsiTheme="minorHAnsi" w:cstheme="minorHAnsi"/>
          <w:lang w:val="en-US"/>
          <w:rPrChange w:id="435" w:author="Mahmudur Rahman" w:date="2023-11-14T22:49:00Z">
            <w:rPr>
              <w:rFonts w:cs="Lato"/>
              <w:lang w:val="en-US"/>
            </w:rPr>
          </w:rPrChange>
        </w:rPr>
      </w:pPr>
      <w:r w:rsidRPr="00CA6096">
        <w:rPr>
          <w:rFonts w:asciiTheme="minorHAnsi" w:hAnsiTheme="minorHAnsi" w:cstheme="minorHAnsi"/>
          <w:lang w:val="en-US"/>
          <w:rPrChange w:id="436" w:author="Mahmudur Rahman" w:date="2023-11-14T22:49:00Z">
            <w:rPr>
              <w:rFonts w:cs="Lato"/>
              <w:lang w:val="en-US"/>
            </w:rPr>
          </w:rPrChange>
        </w:rPr>
        <w:t xml:space="preserve">Are there downsides on the </w:t>
      </w:r>
      <w:r w:rsidRPr="00CA6096">
        <w:rPr>
          <w:rFonts w:asciiTheme="minorHAnsi" w:hAnsiTheme="minorHAnsi" w:cstheme="minorHAnsi"/>
          <w:i/>
          <w:iCs/>
          <w:lang w:val="en-US"/>
          <w:rPrChange w:id="437" w:author="Mahmudur Rahman" w:date="2023-11-14T22:49:00Z">
            <w:rPr>
              <w:rFonts w:cs="Lato"/>
              <w:i/>
              <w:iCs/>
              <w:lang w:val="en-US"/>
            </w:rPr>
          </w:rPrChange>
        </w:rPr>
        <w:t>bridged networking</w:t>
      </w:r>
      <w:r w:rsidRPr="00CA6096">
        <w:rPr>
          <w:rFonts w:asciiTheme="minorHAnsi" w:hAnsiTheme="minorHAnsi" w:cstheme="minorHAnsi"/>
          <w:lang w:val="en-US"/>
          <w:rPrChange w:id="438" w:author="Mahmudur Rahman" w:date="2023-11-14T22:49:00Z">
            <w:rPr>
              <w:rFonts w:cs="Lato"/>
              <w:lang w:val="en-US"/>
            </w:rPr>
          </w:rPrChange>
        </w:rPr>
        <w:t xml:space="preserve"> mode?</w:t>
      </w:r>
      <w:r w:rsidRPr="00CA6096">
        <w:rPr>
          <w:rFonts w:asciiTheme="minorHAnsi" w:hAnsiTheme="minorHAnsi" w:cstheme="minorHAnsi"/>
          <w:lang w:val="en-US"/>
          <w:rPrChange w:id="439" w:author="Mahmudur Rahman" w:date="2023-11-14T22:49:00Z">
            <w:rPr>
              <w:rFonts w:cs="Lato"/>
              <w:lang w:val="en-US"/>
            </w:rPr>
          </w:rPrChange>
        </w:rPr>
        <w:br/>
      </w:r>
      <w:r w:rsidRPr="00CA6096">
        <w:rPr>
          <w:rFonts w:asciiTheme="minorHAnsi" w:hAnsiTheme="minorHAnsi" w:cstheme="minorHAnsi"/>
          <w:lang w:val="en-US"/>
          <w:rPrChange w:id="440" w:author="Mahmudur Rahman" w:date="2023-11-14T22:49:00Z">
            <w:rPr>
              <w:rFonts w:cs="Lato"/>
              <w:lang w:val="en-US"/>
            </w:rPr>
          </w:rPrChange>
        </w:rPr>
        <w:br/>
      </w:r>
      <w:ins w:id="441" w:author="Mahmudur Rahman" w:date="2023-11-26T12:32:00Z">
        <w:r w:rsidR="006F0AA6" w:rsidRPr="006F0AA6">
          <w:rPr>
            <w:rFonts w:asciiTheme="minorHAnsi" w:hAnsiTheme="minorHAnsi" w:cstheme="minorHAnsi"/>
            <w:shd w:val="clear" w:color="auto" w:fill="FFFFFF"/>
            <w:lang w:val="en-US"/>
            <w:rPrChange w:id="442" w:author="Mahmudur Rahman" w:date="2023-11-26T12:32:00Z">
              <w:rPr>
                <w:rFonts w:ascii="Segoe UI" w:hAnsi="Segoe UI" w:cs="Segoe UI"/>
                <w:sz w:val="30"/>
                <w:szCs w:val="30"/>
                <w:shd w:val="clear" w:color="auto" w:fill="FFFFFF"/>
              </w:rPr>
            </w:rPrChange>
          </w:rPr>
          <w:t xml:space="preserve">One of the main drawbacks is that it exposes the guest VMs to the same risks and vulnerabilities as the host network. If the host network is compromised, the guest VMs could also be attacked or infected by malware. </w:t>
        </w:r>
        <w:r w:rsidR="006F0AA6">
          <w:rPr>
            <w:rFonts w:asciiTheme="minorHAnsi" w:hAnsiTheme="minorHAnsi" w:cstheme="minorHAnsi"/>
            <w:shd w:val="clear" w:color="auto" w:fill="FFFFFF"/>
            <w:lang w:val="en-US"/>
          </w:rPr>
          <w:t>It</w:t>
        </w:r>
        <w:r w:rsidR="006F0AA6" w:rsidRPr="006F0AA6">
          <w:rPr>
            <w:rFonts w:asciiTheme="minorHAnsi" w:hAnsiTheme="minorHAnsi" w:cstheme="minorHAnsi"/>
            <w:shd w:val="clear" w:color="auto" w:fill="FFFFFF"/>
            <w:lang w:val="en-US"/>
            <w:rPrChange w:id="443" w:author="Mahmudur Rahman" w:date="2023-11-26T12:32:00Z">
              <w:rPr>
                <w:rFonts w:ascii="Segoe UI" w:hAnsi="Segoe UI" w:cs="Segoe UI"/>
                <w:sz w:val="30"/>
                <w:szCs w:val="30"/>
                <w:shd w:val="clear" w:color="auto" w:fill="FFFFFF"/>
              </w:rPr>
            </w:rPrChange>
          </w:rPr>
          <w:t xml:space="preserve"> need</w:t>
        </w:r>
        <w:r w:rsidR="006F0AA6">
          <w:rPr>
            <w:rFonts w:asciiTheme="minorHAnsi" w:hAnsiTheme="minorHAnsi" w:cstheme="minorHAnsi"/>
            <w:shd w:val="clear" w:color="auto" w:fill="FFFFFF"/>
            <w:lang w:val="en-US"/>
          </w:rPr>
          <w:t>s</w:t>
        </w:r>
        <w:r w:rsidR="006F0AA6" w:rsidRPr="006F0AA6">
          <w:rPr>
            <w:rFonts w:asciiTheme="minorHAnsi" w:hAnsiTheme="minorHAnsi" w:cstheme="minorHAnsi"/>
            <w:shd w:val="clear" w:color="auto" w:fill="FFFFFF"/>
            <w:lang w:val="en-US"/>
            <w:rPrChange w:id="444" w:author="Mahmudur Rahman" w:date="2023-11-26T12:32:00Z">
              <w:rPr>
                <w:rFonts w:ascii="Segoe UI" w:hAnsi="Segoe UI" w:cs="Segoe UI"/>
                <w:sz w:val="30"/>
                <w:szCs w:val="30"/>
                <w:shd w:val="clear" w:color="auto" w:fill="FFFFFF"/>
              </w:rPr>
            </w:rPrChange>
          </w:rPr>
          <w:t xml:space="preserve"> to ensure that the guest VMs have unique IP and MAC addresses, and that they do not conflict with the host network's DHCP or DNS settings. Bridged networking also consumes more bandwidth </w:t>
        </w:r>
        <w:r w:rsidR="006F0AA6" w:rsidRPr="006F0AA6">
          <w:rPr>
            <w:rFonts w:asciiTheme="minorHAnsi" w:hAnsiTheme="minorHAnsi" w:cstheme="minorHAnsi"/>
            <w:shd w:val="clear" w:color="auto" w:fill="FFFFFF"/>
            <w:lang w:val="en-US"/>
            <w:rPrChange w:id="445" w:author="Mahmudur Rahman" w:date="2023-11-26T12:32:00Z">
              <w:rPr>
                <w:rFonts w:ascii="Segoe UI" w:hAnsi="Segoe UI" w:cs="Segoe UI"/>
                <w:sz w:val="30"/>
                <w:szCs w:val="30"/>
                <w:shd w:val="clear" w:color="auto" w:fill="FFFFFF"/>
              </w:rPr>
            </w:rPrChange>
          </w:rPr>
          <w:lastRenderedPageBreak/>
          <w:t>and resources than other networking modes, as it requires a separate network interface card (NIC) for each guest VM.</w:t>
        </w:r>
      </w:ins>
      <w:r w:rsidRPr="00CA6096">
        <w:rPr>
          <w:rFonts w:asciiTheme="minorHAnsi" w:hAnsiTheme="minorHAnsi" w:cstheme="minorHAnsi"/>
          <w:lang w:val="en-US"/>
          <w:rPrChange w:id="446" w:author="Mahmudur Rahman" w:date="2023-11-14T22:49:00Z">
            <w:rPr>
              <w:rFonts w:cs="Lato"/>
              <w:lang w:val="en-US"/>
            </w:rPr>
          </w:rPrChange>
        </w:rPr>
        <w:br/>
      </w:r>
      <w:r w:rsidRPr="00CA6096">
        <w:rPr>
          <w:rFonts w:asciiTheme="minorHAnsi" w:hAnsiTheme="minorHAnsi" w:cstheme="minorHAnsi"/>
          <w:lang w:val="en-US"/>
          <w:rPrChange w:id="447" w:author="Mahmudur Rahman" w:date="2023-11-14T22:49:00Z">
            <w:rPr>
              <w:rFonts w:cs="Lato"/>
              <w:lang w:val="en-US"/>
            </w:rPr>
          </w:rPrChange>
        </w:rPr>
        <w:br/>
      </w:r>
    </w:p>
    <w:p w14:paraId="5E1AF738" w14:textId="77777777" w:rsidR="005D5C2C" w:rsidRPr="00CA6096" w:rsidRDefault="005D5C2C">
      <w:pPr>
        <w:ind w:left="709"/>
        <w:rPr>
          <w:rFonts w:asciiTheme="minorHAnsi" w:hAnsiTheme="minorHAnsi" w:cstheme="minorHAnsi"/>
          <w:lang w:val="en-US"/>
          <w:rPrChange w:id="448" w:author="Mahmudur Rahman" w:date="2023-11-14T22:49:00Z">
            <w:rPr>
              <w:rFonts w:cs="Lato"/>
              <w:lang w:val="en-US"/>
            </w:rPr>
          </w:rPrChange>
        </w:rPr>
      </w:pPr>
    </w:p>
    <w:p w14:paraId="4B8AF882" w14:textId="77777777" w:rsidR="005D5C2C" w:rsidRPr="00CA6096" w:rsidRDefault="00000000">
      <w:pPr>
        <w:pStyle w:val="Heading2"/>
        <w:rPr>
          <w:rFonts w:asciiTheme="minorHAnsi" w:hAnsiTheme="minorHAnsi" w:cstheme="minorHAnsi"/>
          <w:rPrChange w:id="449" w:author="Mahmudur Rahman" w:date="2023-11-14T22:49:00Z">
            <w:rPr/>
          </w:rPrChange>
        </w:rPr>
      </w:pPr>
      <w:bookmarkStart w:id="450" w:name="_Toc146959656"/>
      <w:r w:rsidRPr="00CA6096">
        <w:rPr>
          <w:rFonts w:asciiTheme="minorHAnsi" w:hAnsiTheme="minorHAnsi" w:cstheme="minorHAnsi"/>
          <w:rPrChange w:id="451" w:author="Mahmudur Rahman" w:date="2023-11-14T22:49:00Z">
            <w:rPr/>
          </w:rPrChange>
        </w:rPr>
        <w:t>Case Study</w:t>
      </w:r>
      <w:bookmarkEnd w:id="450"/>
    </w:p>
    <w:p w14:paraId="2D6C72E9" w14:textId="77777777" w:rsidR="005D5C2C" w:rsidRPr="00CA6096" w:rsidRDefault="00000000">
      <w:pPr>
        <w:rPr>
          <w:rFonts w:asciiTheme="minorHAnsi" w:hAnsiTheme="minorHAnsi" w:cstheme="minorHAnsi"/>
          <w:lang w:val="en-US"/>
          <w:rPrChange w:id="452" w:author="Mahmudur Rahman" w:date="2023-11-14T22:49:00Z">
            <w:rPr>
              <w:lang w:val="en-US"/>
            </w:rPr>
          </w:rPrChange>
        </w:rPr>
      </w:pPr>
      <w:r w:rsidRPr="00CA6096">
        <w:rPr>
          <w:rFonts w:asciiTheme="minorHAnsi" w:hAnsiTheme="minorHAnsi" w:cstheme="minorHAnsi"/>
          <w:lang w:val="en-US"/>
          <w:rPrChange w:id="453" w:author="Mahmudur Rahman" w:date="2023-11-14T22:49:00Z">
            <w:rPr>
              <w:lang w:val="en-US"/>
            </w:rPr>
          </w:rPrChange>
        </w:rPr>
        <w:t>In this chapter you are going to deploy the store-ui from the case-study (Online Shop) on your virtual machine. Continue if you read the instructions on this.</w:t>
      </w:r>
    </w:p>
    <w:p w14:paraId="34812CC3" w14:textId="77777777" w:rsidR="005D5C2C" w:rsidRPr="00CA6096" w:rsidRDefault="005D5C2C">
      <w:pPr>
        <w:rPr>
          <w:rFonts w:asciiTheme="minorHAnsi" w:hAnsiTheme="minorHAnsi" w:cstheme="minorHAnsi"/>
          <w:lang w:val="en-US"/>
          <w:rPrChange w:id="454" w:author="Mahmudur Rahman" w:date="2023-11-14T22:49:00Z">
            <w:rPr>
              <w:lang w:val="en-US"/>
            </w:rPr>
          </w:rPrChange>
        </w:rPr>
      </w:pPr>
    </w:p>
    <w:p w14:paraId="5A9EFFB1" w14:textId="25400F4C" w:rsidR="005D5C2C" w:rsidRPr="00CA6096" w:rsidRDefault="00000000">
      <w:pPr>
        <w:pStyle w:val="ListParagraph"/>
        <w:numPr>
          <w:ilvl w:val="0"/>
          <w:numId w:val="6"/>
        </w:numPr>
        <w:rPr>
          <w:rFonts w:asciiTheme="minorHAnsi" w:hAnsiTheme="minorHAnsi" w:cstheme="minorHAnsi"/>
          <w:lang w:val="en-US"/>
          <w:rPrChange w:id="455" w:author="Mahmudur Rahman" w:date="2023-11-14T22:49:00Z">
            <w:rPr>
              <w:rFonts w:cs="Lato"/>
              <w:lang w:val="en-US"/>
            </w:rPr>
          </w:rPrChange>
        </w:rPr>
      </w:pPr>
      <w:r w:rsidRPr="00CA6096">
        <w:rPr>
          <w:rFonts w:asciiTheme="minorHAnsi" w:hAnsiTheme="minorHAnsi" w:cstheme="minorHAnsi"/>
          <w:lang w:val="en-US"/>
          <w:rPrChange w:id="456" w:author="Mahmudur Rahman" w:date="2023-11-14T22:49:00Z">
            <w:rPr>
              <w:rFonts w:cs="Lato"/>
              <w:lang w:val="en-US"/>
            </w:rPr>
          </w:rPrChange>
        </w:rPr>
        <w:t xml:space="preserve">Is the store-ui accessible from your Host? (Use </w:t>
      </w:r>
      <w:r w:rsidRPr="00CA6096">
        <w:rPr>
          <w:rFonts w:asciiTheme="minorHAnsi" w:hAnsiTheme="minorHAnsi" w:cstheme="minorHAnsi"/>
          <w:i/>
          <w:iCs/>
          <w:lang w:val="en-US"/>
          <w:rPrChange w:id="457" w:author="Mahmudur Rahman" w:date="2023-11-14T22:49:00Z">
            <w:rPr>
              <w:rFonts w:cs="Lato"/>
              <w:i/>
              <w:iCs/>
              <w:lang w:val="en-US"/>
            </w:rPr>
          </w:rPrChange>
        </w:rPr>
        <w:t>bridged networking</w:t>
      </w:r>
      <w:r w:rsidRPr="00CA6096">
        <w:rPr>
          <w:rFonts w:asciiTheme="minorHAnsi" w:hAnsiTheme="minorHAnsi" w:cstheme="minorHAnsi"/>
          <w:lang w:val="en-US"/>
          <w:rPrChange w:id="458" w:author="Mahmudur Rahman" w:date="2023-11-14T22:49:00Z">
            <w:rPr>
              <w:rFonts w:cs="Lato"/>
              <w:lang w:val="en-US"/>
            </w:rPr>
          </w:rPrChange>
        </w:rPr>
        <w:t>)</w:t>
      </w:r>
      <w:r w:rsidRPr="00CA6096">
        <w:rPr>
          <w:rFonts w:asciiTheme="minorHAnsi" w:hAnsiTheme="minorHAnsi" w:cstheme="minorHAnsi"/>
          <w:lang w:val="en-US"/>
          <w:rPrChange w:id="459" w:author="Mahmudur Rahman" w:date="2023-11-14T22:49:00Z">
            <w:rPr>
              <w:rFonts w:cs="Lato"/>
              <w:lang w:val="en-US"/>
            </w:rPr>
          </w:rPrChange>
        </w:rPr>
        <w:br/>
      </w:r>
      <w:ins w:id="460" w:author="Mahmudur Rahman" w:date="2023-11-25T18:53:00Z">
        <w:r w:rsidR="00F406EE">
          <w:rPr>
            <w:rFonts w:asciiTheme="minorHAnsi" w:hAnsiTheme="minorHAnsi" w:cstheme="minorHAnsi"/>
            <w:lang w:val="en-US"/>
          </w:rPr>
          <w:t>Yes</w:t>
        </w:r>
      </w:ins>
      <w:r w:rsidRPr="00CA6096">
        <w:rPr>
          <w:rFonts w:asciiTheme="minorHAnsi" w:hAnsiTheme="minorHAnsi" w:cstheme="minorHAnsi"/>
          <w:lang w:val="en-US"/>
          <w:rPrChange w:id="461" w:author="Mahmudur Rahman" w:date="2023-11-14T22:49:00Z">
            <w:rPr>
              <w:rFonts w:cs="Lato"/>
              <w:lang w:val="en-US"/>
            </w:rPr>
          </w:rPrChange>
        </w:rPr>
        <w:br/>
      </w:r>
      <w:ins w:id="462" w:author="Mahmudur Rahman" w:date="2023-11-25T22:44:00Z">
        <w:r w:rsidR="00EC6B51">
          <w:rPr>
            <w:rFonts w:asciiTheme="minorHAnsi" w:hAnsiTheme="minorHAnsi" w:cstheme="minorHAnsi"/>
            <w:lang w:val="en-US"/>
          </w:rPr>
          <w:t>+-</w:t>
        </w:r>
      </w:ins>
      <w:r w:rsidRPr="00CA6096">
        <w:rPr>
          <w:rFonts w:asciiTheme="minorHAnsi" w:hAnsiTheme="minorHAnsi" w:cstheme="minorHAnsi"/>
          <w:lang w:val="en-US"/>
          <w:rPrChange w:id="463" w:author="Mahmudur Rahman" w:date="2023-11-14T22:49:00Z">
            <w:rPr>
              <w:rFonts w:cs="Lato"/>
              <w:lang w:val="en-US"/>
            </w:rPr>
          </w:rPrChange>
        </w:rPr>
        <w:br/>
      </w:r>
      <w:r w:rsidRPr="00CA6096">
        <w:rPr>
          <w:rFonts w:asciiTheme="minorHAnsi" w:hAnsiTheme="minorHAnsi" w:cstheme="minorHAnsi"/>
          <w:lang w:val="en-US"/>
          <w:rPrChange w:id="464" w:author="Mahmudur Rahman" w:date="2023-11-14T22:49:00Z">
            <w:rPr>
              <w:rFonts w:cs="Lato"/>
              <w:lang w:val="en-US"/>
            </w:rPr>
          </w:rPrChange>
        </w:rPr>
        <w:br/>
      </w:r>
    </w:p>
    <w:p w14:paraId="20C414C0" w14:textId="6D70ACD4" w:rsidR="005D5C2C" w:rsidRPr="00CA6096" w:rsidRDefault="00000000">
      <w:pPr>
        <w:pStyle w:val="ListParagraph"/>
        <w:numPr>
          <w:ilvl w:val="0"/>
          <w:numId w:val="6"/>
        </w:numPr>
        <w:rPr>
          <w:rFonts w:asciiTheme="minorHAnsi" w:hAnsiTheme="minorHAnsi" w:cstheme="minorHAnsi"/>
          <w:lang w:val="en-US"/>
          <w:rPrChange w:id="465" w:author="Mahmudur Rahman" w:date="2023-11-14T22:49:00Z">
            <w:rPr>
              <w:rFonts w:cs="Lato"/>
              <w:lang w:val="en-US"/>
            </w:rPr>
          </w:rPrChange>
        </w:rPr>
      </w:pPr>
      <w:r w:rsidRPr="00CA6096">
        <w:rPr>
          <w:rFonts w:asciiTheme="minorHAnsi" w:hAnsiTheme="minorHAnsi" w:cstheme="minorHAnsi"/>
          <w:lang w:val="en-US"/>
          <w:rPrChange w:id="466" w:author="Mahmudur Rahman" w:date="2023-11-14T22:49:00Z">
            <w:rPr>
              <w:rFonts w:cs="Lato"/>
              <w:lang w:val="en-US"/>
            </w:rPr>
          </w:rPrChange>
        </w:rPr>
        <w:t>Switch back to the NAT mode</w:t>
      </w:r>
      <w:r w:rsidRPr="00CA6096">
        <w:rPr>
          <w:rFonts w:asciiTheme="minorHAnsi" w:hAnsiTheme="minorHAnsi" w:cstheme="minorHAnsi"/>
          <w:lang w:val="en-US"/>
          <w:rPrChange w:id="467" w:author="Mahmudur Rahman" w:date="2023-11-14T22:49:00Z">
            <w:rPr>
              <w:rFonts w:cs="Lato"/>
              <w:lang w:val="en-US"/>
            </w:rPr>
          </w:rPrChange>
        </w:rPr>
        <w:br/>
        <w:t>Is the store-ui still accessible from your Host?</w:t>
      </w:r>
      <w:r w:rsidRPr="00CA6096">
        <w:rPr>
          <w:rFonts w:asciiTheme="minorHAnsi" w:hAnsiTheme="minorHAnsi" w:cstheme="minorHAnsi"/>
          <w:lang w:val="en-US"/>
          <w:rPrChange w:id="468" w:author="Mahmudur Rahman" w:date="2023-11-14T22:49:00Z">
            <w:rPr>
              <w:rFonts w:cs="Lato"/>
              <w:lang w:val="en-US"/>
            </w:rPr>
          </w:rPrChange>
        </w:rPr>
        <w:br/>
        <w:t>(Why is/isn’t it accessible?)</w:t>
      </w:r>
      <w:r w:rsidRPr="00CA6096">
        <w:rPr>
          <w:rFonts w:asciiTheme="minorHAnsi" w:hAnsiTheme="minorHAnsi" w:cstheme="minorHAnsi"/>
          <w:lang w:val="en-US"/>
          <w:rPrChange w:id="469" w:author="Mahmudur Rahman" w:date="2023-11-14T22:49:00Z">
            <w:rPr>
              <w:rFonts w:cs="Lato"/>
              <w:lang w:val="en-US"/>
            </w:rPr>
          </w:rPrChange>
        </w:rPr>
        <w:br/>
      </w:r>
      <w:r w:rsidRPr="00CA6096">
        <w:rPr>
          <w:rFonts w:asciiTheme="minorHAnsi" w:hAnsiTheme="minorHAnsi" w:cstheme="minorHAnsi"/>
          <w:lang w:val="en-US"/>
          <w:rPrChange w:id="470" w:author="Mahmudur Rahman" w:date="2023-11-14T22:49:00Z">
            <w:rPr>
              <w:rFonts w:cs="Lato"/>
              <w:lang w:val="en-US"/>
            </w:rPr>
          </w:rPrChange>
        </w:rPr>
        <w:br/>
      </w:r>
      <w:ins w:id="471" w:author="Mahmudur Rahman" w:date="2023-11-25T18:53:00Z">
        <w:r w:rsidR="00F406EE">
          <w:rPr>
            <w:rFonts w:asciiTheme="minorHAnsi" w:hAnsiTheme="minorHAnsi" w:cstheme="minorHAnsi"/>
            <w:lang w:val="en-US"/>
          </w:rPr>
          <w:t>No</w:t>
        </w:r>
      </w:ins>
      <w:r w:rsidRPr="00CA6096">
        <w:rPr>
          <w:rFonts w:asciiTheme="minorHAnsi" w:hAnsiTheme="minorHAnsi" w:cstheme="minorHAnsi"/>
          <w:lang w:val="en-US"/>
          <w:rPrChange w:id="472" w:author="Mahmudur Rahman" w:date="2023-11-14T22:49:00Z">
            <w:rPr>
              <w:rFonts w:cs="Lato"/>
              <w:lang w:val="en-US"/>
            </w:rPr>
          </w:rPrChange>
        </w:rPr>
        <w:br/>
      </w:r>
      <w:r w:rsidRPr="00CA6096">
        <w:rPr>
          <w:rFonts w:asciiTheme="minorHAnsi" w:hAnsiTheme="minorHAnsi" w:cstheme="minorHAnsi"/>
          <w:lang w:val="en-US"/>
          <w:rPrChange w:id="473" w:author="Mahmudur Rahman" w:date="2023-11-14T22:49:00Z">
            <w:rPr>
              <w:rFonts w:cs="Lato"/>
              <w:lang w:val="en-US"/>
            </w:rPr>
          </w:rPrChange>
        </w:rPr>
        <w:br/>
      </w:r>
    </w:p>
    <w:p w14:paraId="780E61C1" w14:textId="5378462E" w:rsidR="003455BF" w:rsidRPr="006F0AA6" w:rsidRDefault="00000000" w:rsidP="006F0AA6">
      <w:pPr>
        <w:pStyle w:val="ListParagraph"/>
        <w:numPr>
          <w:ilvl w:val="0"/>
          <w:numId w:val="6"/>
        </w:numPr>
        <w:rPr>
          <w:ins w:id="474" w:author="Mahmudur Rahman" w:date="2023-11-26T01:01:00Z"/>
          <w:rFonts w:asciiTheme="minorHAnsi" w:hAnsiTheme="minorHAnsi" w:cstheme="minorHAnsi"/>
          <w:lang w:val="en-US"/>
          <w:rPrChange w:id="475" w:author="Mahmudur Rahman" w:date="2023-11-26T12:33:00Z">
            <w:rPr>
              <w:ins w:id="476" w:author="Mahmudur Rahman" w:date="2023-11-26T01:01:00Z"/>
              <w:lang w:val="en-US"/>
            </w:rPr>
          </w:rPrChange>
        </w:rPr>
      </w:pPr>
      <w:r w:rsidRPr="006F0AA6">
        <w:rPr>
          <w:rFonts w:asciiTheme="minorHAnsi" w:hAnsiTheme="minorHAnsi" w:cstheme="minorHAnsi"/>
          <w:lang w:val="en-US"/>
          <w:rPrChange w:id="477" w:author="Mahmudur Rahman" w:date="2023-11-26T12:33:00Z">
            <w:rPr>
              <w:rFonts w:cs="Lato"/>
              <w:lang w:val="en-US"/>
            </w:rPr>
          </w:rPrChange>
        </w:rPr>
        <w:t>What do you need to do, to enable your Host to access the website on your VM?</w:t>
      </w:r>
      <w:r w:rsidRPr="006F0AA6">
        <w:rPr>
          <w:rFonts w:asciiTheme="minorHAnsi" w:hAnsiTheme="minorHAnsi" w:cstheme="minorHAnsi"/>
          <w:lang w:val="en-US"/>
          <w:rPrChange w:id="478" w:author="Mahmudur Rahman" w:date="2023-11-26T12:33:00Z">
            <w:rPr>
              <w:rFonts w:cs="Lato"/>
              <w:lang w:val="en-US"/>
            </w:rPr>
          </w:rPrChange>
        </w:rPr>
        <w:br/>
      </w:r>
      <w:r w:rsidRPr="006F0AA6">
        <w:rPr>
          <w:rFonts w:asciiTheme="minorHAnsi" w:hAnsiTheme="minorHAnsi" w:cstheme="minorHAnsi"/>
          <w:lang w:val="en-US"/>
          <w:rPrChange w:id="479" w:author="Mahmudur Rahman" w:date="2023-11-26T12:33:00Z">
            <w:rPr>
              <w:rFonts w:cs="Lato"/>
              <w:lang w:val="en-US"/>
            </w:rPr>
          </w:rPrChange>
        </w:rPr>
        <w:br/>
      </w:r>
      <w:ins w:id="480" w:author="Mahmudur Rahman" w:date="2023-11-26T12:21:00Z">
        <w:r w:rsidR="00023C70">
          <w:rPr>
            <w:noProof/>
            <w14:ligatures w14:val="standardContextual"/>
          </w:rPr>
          <w:drawing>
            <wp:inline distT="0" distB="0" distL="0" distR="0" wp14:anchorId="0A12E65D" wp14:editId="7D104D15">
              <wp:extent cx="5759450" cy="3272155"/>
              <wp:effectExtent l="0" t="0" r="0" b="4445"/>
              <wp:docPr id="1132618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8117" name="Picture 1" descr="A screenshot of a computer&#10;&#10;Description automatically generated"/>
                      <pic:cNvPicPr/>
                    </pic:nvPicPr>
                    <pic:blipFill>
                      <a:blip r:embed="rId12"/>
                      <a:stretch>
                        <a:fillRect/>
                      </a:stretch>
                    </pic:blipFill>
                    <pic:spPr>
                      <a:xfrm>
                        <a:off x="0" y="0"/>
                        <a:ext cx="5759450" cy="3272155"/>
                      </a:xfrm>
                      <a:prstGeom prst="rect">
                        <a:avLst/>
                      </a:prstGeom>
                    </pic:spPr>
                  </pic:pic>
                </a:graphicData>
              </a:graphic>
            </wp:inline>
          </w:drawing>
        </w:r>
      </w:ins>
      <w:r w:rsidRPr="006F0AA6">
        <w:rPr>
          <w:rFonts w:asciiTheme="minorHAnsi" w:hAnsiTheme="minorHAnsi" w:cstheme="minorHAnsi"/>
          <w:lang w:val="en-US"/>
          <w:rPrChange w:id="481" w:author="Mahmudur Rahman" w:date="2023-11-26T12:33:00Z">
            <w:rPr>
              <w:rFonts w:cs="Lato"/>
              <w:lang w:val="en-US"/>
            </w:rPr>
          </w:rPrChange>
        </w:rPr>
        <w:br/>
      </w:r>
      <w:ins w:id="482" w:author="Mahmudur Rahman" w:date="2023-11-26T01:01:00Z">
        <w:r w:rsidR="003455BF" w:rsidRPr="006F0AA6">
          <w:rPr>
            <w:rFonts w:asciiTheme="minorHAnsi" w:hAnsiTheme="minorHAnsi" w:cstheme="minorHAnsi"/>
            <w:lang w:val="en-US"/>
            <w:rPrChange w:id="483" w:author="Mahmudur Rahman" w:date="2023-11-26T12:33:00Z">
              <w:rPr>
                <w:lang w:val="en-US"/>
              </w:rPr>
            </w:rPrChange>
          </w:rPr>
          <w:tab/>
          <w:t xml:space="preserve">1) Create Directory </w:t>
        </w:r>
      </w:ins>
    </w:p>
    <w:p w14:paraId="5AC921D2" w14:textId="6DFD4C99" w:rsidR="003455BF" w:rsidRPr="003455BF" w:rsidRDefault="003455BF">
      <w:pPr>
        <w:ind w:left="349"/>
        <w:rPr>
          <w:ins w:id="484" w:author="Mahmudur Rahman" w:date="2023-11-26T01:01:00Z"/>
          <w:rFonts w:asciiTheme="minorHAnsi" w:hAnsiTheme="minorHAnsi" w:cstheme="minorHAnsi"/>
          <w:lang w:val="en-US"/>
          <w:rPrChange w:id="485" w:author="Mahmudur Rahman" w:date="2023-11-26T01:01:00Z">
            <w:rPr>
              <w:ins w:id="486" w:author="Mahmudur Rahman" w:date="2023-11-26T01:01:00Z"/>
              <w:lang w:val="en-US"/>
            </w:rPr>
          </w:rPrChange>
        </w:rPr>
        <w:pPrChange w:id="487" w:author="Mahmudur Rahman" w:date="2023-11-26T01:01:00Z">
          <w:pPr>
            <w:pStyle w:val="ListParagraph"/>
            <w:numPr>
              <w:numId w:val="6"/>
            </w:numPr>
            <w:ind w:left="630" w:hanging="360"/>
          </w:pPr>
        </w:pPrChange>
      </w:pPr>
      <w:ins w:id="488" w:author="Mahmudur Rahman" w:date="2023-11-26T01:01:00Z">
        <w:r w:rsidRPr="003455BF">
          <w:rPr>
            <w:rFonts w:asciiTheme="minorHAnsi" w:hAnsiTheme="minorHAnsi" w:cstheme="minorHAnsi"/>
            <w:lang w:val="en-US"/>
            <w:rPrChange w:id="489" w:author="Mahmudur Rahman" w:date="2023-11-26T01:01:00Z">
              <w:rPr>
                <w:lang w:val="en-US"/>
              </w:rPr>
            </w:rPrChange>
          </w:rPr>
          <w:tab/>
          <w:t>sudo mkdir /var/www/</w:t>
        </w:r>
        <w:r>
          <w:rPr>
            <w:rFonts w:asciiTheme="minorHAnsi" w:hAnsiTheme="minorHAnsi" w:cstheme="minorHAnsi"/>
            <w:lang w:val="en-US"/>
          </w:rPr>
          <w:t>store</w:t>
        </w:r>
      </w:ins>
    </w:p>
    <w:p w14:paraId="7123671A" w14:textId="77777777" w:rsidR="003455BF" w:rsidRPr="003455BF" w:rsidRDefault="003455BF">
      <w:pPr>
        <w:ind w:left="349"/>
        <w:rPr>
          <w:ins w:id="490" w:author="Mahmudur Rahman" w:date="2023-11-26T01:01:00Z"/>
          <w:rFonts w:asciiTheme="minorHAnsi" w:hAnsiTheme="minorHAnsi" w:cstheme="minorHAnsi"/>
          <w:lang w:val="en-US"/>
          <w:rPrChange w:id="491" w:author="Mahmudur Rahman" w:date="2023-11-26T01:01:00Z">
            <w:rPr>
              <w:ins w:id="492" w:author="Mahmudur Rahman" w:date="2023-11-26T01:01:00Z"/>
              <w:lang w:val="en-US"/>
            </w:rPr>
          </w:rPrChange>
        </w:rPr>
        <w:pPrChange w:id="493" w:author="Mahmudur Rahman" w:date="2023-11-26T01:01:00Z">
          <w:pPr>
            <w:pStyle w:val="ListParagraph"/>
            <w:numPr>
              <w:numId w:val="6"/>
            </w:numPr>
            <w:ind w:left="630" w:hanging="360"/>
          </w:pPr>
        </w:pPrChange>
      </w:pPr>
    </w:p>
    <w:p w14:paraId="76374D46" w14:textId="6D9717CF" w:rsidR="003455BF" w:rsidRPr="003455BF" w:rsidRDefault="003455BF">
      <w:pPr>
        <w:ind w:left="349"/>
        <w:rPr>
          <w:ins w:id="494" w:author="Mahmudur Rahman" w:date="2023-11-26T01:01:00Z"/>
          <w:rFonts w:asciiTheme="minorHAnsi" w:hAnsiTheme="minorHAnsi" w:cstheme="minorHAnsi"/>
          <w:lang w:val="en-US"/>
          <w:rPrChange w:id="495" w:author="Mahmudur Rahman" w:date="2023-11-26T01:01:00Z">
            <w:rPr>
              <w:ins w:id="496" w:author="Mahmudur Rahman" w:date="2023-11-26T01:01:00Z"/>
              <w:lang w:val="en-US"/>
            </w:rPr>
          </w:rPrChange>
        </w:rPr>
        <w:pPrChange w:id="497" w:author="Mahmudur Rahman" w:date="2023-11-26T01:01:00Z">
          <w:pPr>
            <w:pStyle w:val="ListParagraph"/>
            <w:numPr>
              <w:numId w:val="6"/>
            </w:numPr>
            <w:ind w:left="630" w:hanging="360"/>
          </w:pPr>
        </w:pPrChange>
      </w:pPr>
      <w:ins w:id="498" w:author="Mahmudur Rahman" w:date="2023-11-26T01:01:00Z">
        <w:r w:rsidRPr="003455BF">
          <w:rPr>
            <w:rFonts w:asciiTheme="minorHAnsi" w:hAnsiTheme="minorHAnsi" w:cstheme="minorHAnsi"/>
            <w:lang w:val="en-US"/>
            <w:rPrChange w:id="499" w:author="Mahmudur Rahman" w:date="2023-11-26T01:01:00Z">
              <w:rPr>
                <w:lang w:val="en-US"/>
              </w:rPr>
            </w:rPrChange>
          </w:rPr>
          <w:tab/>
          <w:t>2) go to the dir</w:t>
        </w:r>
        <w:r>
          <w:rPr>
            <w:rFonts w:asciiTheme="minorHAnsi" w:hAnsiTheme="minorHAnsi" w:cstheme="minorHAnsi"/>
            <w:lang w:val="en-US"/>
          </w:rPr>
          <w:t>ectory</w:t>
        </w:r>
      </w:ins>
    </w:p>
    <w:p w14:paraId="429C67F2" w14:textId="77777777" w:rsidR="003455BF" w:rsidRPr="003455BF" w:rsidRDefault="003455BF">
      <w:pPr>
        <w:ind w:left="349"/>
        <w:rPr>
          <w:ins w:id="500" w:author="Mahmudur Rahman" w:date="2023-11-26T01:01:00Z"/>
          <w:rFonts w:asciiTheme="minorHAnsi" w:hAnsiTheme="minorHAnsi" w:cstheme="minorHAnsi"/>
          <w:lang w:val="en-US"/>
          <w:rPrChange w:id="501" w:author="Mahmudur Rahman" w:date="2023-11-26T01:01:00Z">
            <w:rPr>
              <w:ins w:id="502" w:author="Mahmudur Rahman" w:date="2023-11-26T01:01:00Z"/>
              <w:lang w:val="en-US"/>
            </w:rPr>
          </w:rPrChange>
        </w:rPr>
        <w:pPrChange w:id="503" w:author="Mahmudur Rahman" w:date="2023-11-26T01:01:00Z">
          <w:pPr>
            <w:pStyle w:val="ListParagraph"/>
            <w:numPr>
              <w:numId w:val="6"/>
            </w:numPr>
            <w:ind w:left="630" w:hanging="360"/>
          </w:pPr>
        </w:pPrChange>
      </w:pPr>
      <w:ins w:id="504" w:author="Mahmudur Rahman" w:date="2023-11-26T01:01:00Z">
        <w:r w:rsidRPr="003455BF">
          <w:rPr>
            <w:rFonts w:asciiTheme="minorHAnsi" w:hAnsiTheme="minorHAnsi" w:cstheme="minorHAnsi"/>
            <w:lang w:val="en-US"/>
            <w:rPrChange w:id="505" w:author="Mahmudur Rahman" w:date="2023-11-26T01:01:00Z">
              <w:rPr>
                <w:lang w:val="en-US"/>
              </w:rPr>
            </w:rPrChange>
          </w:rPr>
          <w:lastRenderedPageBreak/>
          <w:t xml:space="preserve"> </w:t>
        </w:r>
        <w:r w:rsidRPr="003455BF">
          <w:rPr>
            <w:rFonts w:asciiTheme="minorHAnsi" w:hAnsiTheme="minorHAnsi" w:cstheme="minorHAnsi"/>
            <w:lang w:val="en-US"/>
            <w:rPrChange w:id="506" w:author="Mahmudur Rahman" w:date="2023-11-26T01:01:00Z">
              <w:rPr>
                <w:lang w:val="en-US"/>
              </w:rPr>
            </w:rPrChange>
          </w:rPr>
          <w:tab/>
          <w:t>cd /var/www/store</w:t>
        </w:r>
      </w:ins>
    </w:p>
    <w:p w14:paraId="054C8FF3" w14:textId="77777777" w:rsidR="003455BF" w:rsidRPr="003455BF" w:rsidRDefault="003455BF">
      <w:pPr>
        <w:ind w:left="349"/>
        <w:rPr>
          <w:ins w:id="507" w:author="Mahmudur Rahman" w:date="2023-11-26T01:01:00Z"/>
          <w:rFonts w:asciiTheme="minorHAnsi" w:hAnsiTheme="minorHAnsi" w:cstheme="minorHAnsi"/>
          <w:lang w:val="en-US"/>
          <w:rPrChange w:id="508" w:author="Mahmudur Rahman" w:date="2023-11-26T01:01:00Z">
            <w:rPr>
              <w:ins w:id="509" w:author="Mahmudur Rahman" w:date="2023-11-26T01:01:00Z"/>
              <w:lang w:val="en-US"/>
            </w:rPr>
          </w:rPrChange>
        </w:rPr>
        <w:pPrChange w:id="510" w:author="Mahmudur Rahman" w:date="2023-11-26T01:01:00Z">
          <w:pPr>
            <w:pStyle w:val="ListParagraph"/>
            <w:numPr>
              <w:numId w:val="6"/>
            </w:numPr>
            <w:ind w:left="630" w:hanging="360"/>
          </w:pPr>
        </w:pPrChange>
      </w:pPr>
    </w:p>
    <w:p w14:paraId="653B195E" w14:textId="77777777" w:rsidR="003455BF" w:rsidRPr="003455BF" w:rsidRDefault="003455BF">
      <w:pPr>
        <w:ind w:left="349"/>
        <w:rPr>
          <w:ins w:id="511" w:author="Mahmudur Rahman" w:date="2023-11-26T01:01:00Z"/>
          <w:rFonts w:asciiTheme="minorHAnsi" w:hAnsiTheme="minorHAnsi" w:cstheme="minorHAnsi"/>
          <w:lang w:val="en-US"/>
          <w:rPrChange w:id="512" w:author="Mahmudur Rahman" w:date="2023-11-26T01:01:00Z">
            <w:rPr>
              <w:ins w:id="513" w:author="Mahmudur Rahman" w:date="2023-11-26T01:01:00Z"/>
              <w:lang w:val="en-US"/>
            </w:rPr>
          </w:rPrChange>
        </w:rPr>
        <w:pPrChange w:id="514" w:author="Mahmudur Rahman" w:date="2023-11-26T01:01:00Z">
          <w:pPr>
            <w:pStyle w:val="ListParagraph"/>
            <w:numPr>
              <w:numId w:val="6"/>
            </w:numPr>
            <w:ind w:left="630" w:hanging="360"/>
          </w:pPr>
        </w:pPrChange>
      </w:pPr>
      <w:ins w:id="515" w:author="Mahmudur Rahman" w:date="2023-11-26T01:01:00Z">
        <w:r w:rsidRPr="003455BF">
          <w:rPr>
            <w:rFonts w:asciiTheme="minorHAnsi" w:hAnsiTheme="minorHAnsi" w:cstheme="minorHAnsi"/>
            <w:lang w:val="en-US"/>
            <w:rPrChange w:id="516" w:author="Mahmudur Rahman" w:date="2023-11-26T01:01:00Z">
              <w:rPr>
                <w:lang w:val="en-US"/>
              </w:rPr>
            </w:rPrChange>
          </w:rPr>
          <w:tab/>
          <w:t>3) clone the repository</w:t>
        </w:r>
      </w:ins>
    </w:p>
    <w:p w14:paraId="27491EEA" w14:textId="2B359CE9" w:rsidR="003455BF" w:rsidRPr="003455BF" w:rsidRDefault="003455BF">
      <w:pPr>
        <w:ind w:left="349"/>
        <w:rPr>
          <w:ins w:id="517" w:author="Mahmudur Rahman" w:date="2023-11-26T01:01:00Z"/>
          <w:rFonts w:asciiTheme="minorHAnsi" w:hAnsiTheme="minorHAnsi" w:cstheme="minorHAnsi"/>
          <w:lang w:val="en-US"/>
          <w:rPrChange w:id="518" w:author="Mahmudur Rahman" w:date="2023-11-26T01:01:00Z">
            <w:rPr>
              <w:ins w:id="519" w:author="Mahmudur Rahman" w:date="2023-11-26T01:01:00Z"/>
              <w:lang w:val="en-US"/>
            </w:rPr>
          </w:rPrChange>
        </w:rPr>
        <w:pPrChange w:id="520" w:author="Mahmudur Rahman" w:date="2023-11-26T01:01:00Z">
          <w:pPr>
            <w:pStyle w:val="ListParagraph"/>
            <w:numPr>
              <w:numId w:val="6"/>
            </w:numPr>
            <w:ind w:left="630" w:hanging="360"/>
          </w:pPr>
        </w:pPrChange>
      </w:pPr>
      <w:ins w:id="521" w:author="Mahmudur Rahman" w:date="2023-11-26T01:01:00Z">
        <w:r w:rsidRPr="003455BF">
          <w:rPr>
            <w:rFonts w:asciiTheme="minorHAnsi" w:hAnsiTheme="minorHAnsi" w:cstheme="minorHAnsi"/>
            <w:lang w:val="en-US"/>
            <w:rPrChange w:id="522" w:author="Mahmudur Rahman" w:date="2023-11-26T01:01:00Z">
              <w:rPr>
                <w:lang w:val="en-US"/>
              </w:rPr>
            </w:rPrChange>
          </w:rPr>
          <w:tab/>
          <w:t xml:space="preserve">git clone </w:t>
        </w:r>
      </w:ins>
      <w:ins w:id="523" w:author="Mahmudur Rahman" w:date="2023-11-26T01:02:00Z">
        <w:r>
          <w:rPr>
            <w:rFonts w:ascii="Times New Roman" w:eastAsiaTheme="minorHAnsi" w:hAnsi="Times New Roman"/>
            <w:color w:val="0066CD"/>
            <w:lang w:val="en-US" w:eastAsia="en-US"/>
            <w14:ligatures w14:val="standardContextual"/>
          </w:rPr>
          <w:t>https://git.inf.fh-dortmund.de/01/cloud-labs/e-commerce-microservices/store-ui</w:t>
        </w:r>
      </w:ins>
    </w:p>
    <w:p w14:paraId="3B33C2D6" w14:textId="77777777" w:rsidR="003455BF" w:rsidRPr="003455BF" w:rsidRDefault="003455BF">
      <w:pPr>
        <w:ind w:left="349"/>
        <w:rPr>
          <w:ins w:id="524" w:author="Mahmudur Rahman" w:date="2023-11-26T01:01:00Z"/>
          <w:rFonts w:asciiTheme="minorHAnsi" w:hAnsiTheme="minorHAnsi" w:cstheme="minorHAnsi"/>
          <w:lang w:val="en-US"/>
          <w:rPrChange w:id="525" w:author="Mahmudur Rahman" w:date="2023-11-26T01:01:00Z">
            <w:rPr>
              <w:ins w:id="526" w:author="Mahmudur Rahman" w:date="2023-11-26T01:01:00Z"/>
              <w:lang w:val="en-US"/>
            </w:rPr>
          </w:rPrChange>
        </w:rPr>
        <w:pPrChange w:id="527" w:author="Mahmudur Rahman" w:date="2023-11-26T01:01:00Z">
          <w:pPr>
            <w:pStyle w:val="ListParagraph"/>
            <w:numPr>
              <w:numId w:val="6"/>
            </w:numPr>
            <w:ind w:left="630" w:hanging="360"/>
          </w:pPr>
        </w:pPrChange>
      </w:pPr>
      <w:ins w:id="528" w:author="Mahmudur Rahman" w:date="2023-11-26T01:01:00Z">
        <w:r w:rsidRPr="003455BF">
          <w:rPr>
            <w:rFonts w:asciiTheme="minorHAnsi" w:hAnsiTheme="minorHAnsi" w:cstheme="minorHAnsi"/>
            <w:lang w:val="en-US"/>
            <w:rPrChange w:id="529" w:author="Mahmudur Rahman" w:date="2023-11-26T01:01:00Z">
              <w:rPr>
                <w:lang w:val="en-US"/>
              </w:rPr>
            </w:rPrChange>
          </w:rPr>
          <w:t xml:space="preserve"> </w:t>
        </w:r>
      </w:ins>
    </w:p>
    <w:p w14:paraId="4BC65EB0" w14:textId="77777777" w:rsidR="003455BF" w:rsidRPr="003455BF" w:rsidRDefault="003455BF">
      <w:pPr>
        <w:ind w:left="349"/>
        <w:rPr>
          <w:ins w:id="530" w:author="Mahmudur Rahman" w:date="2023-11-26T01:01:00Z"/>
          <w:rFonts w:asciiTheme="minorHAnsi" w:hAnsiTheme="minorHAnsi" w:cstheme="minorHAnsi"/>
          <w:lang w:val="en-US"/>
          <w:rPrChange w:id="531" w:author="Mahmudur Rahman" w:date="2023-11-26T01:01:00Z">
            <w:rPr>
              <w:ins w:id="532" w:author="Mahmudur Rahman" w:date="2023-11-26T01:01:00Z"/>
              <w:lang w:val="en-US"/>
            </w:rPr>
          </w:rPrChange>
        </w:rPr>
        <w:pPrChange w:id="533" w:author="Mahmudur Rahman" w:date="2023-11-26T01:01:00Z">
          <w:pPr>
            <w:pStyle w:val="ListParagraph"/>
            <w:numPr>
              <w:numId w:val="6"/>
            </w:numPr>
            <w:ind w:left="630" w:hanging="360"/>
          </w:pPr>
        </w:pPrChange>
      </w:pPr>
      <w:ins w:id="534" w:author="Mahmudur Rahman" w:date="2023-11-26T01:01:00Z">
        <w:r w:rsidRPr="003455BF">
          <w:rPr>
            <w:rFonts w:asciiTheme="minorHAnsi" w:hAnsiTheme="minorHAnsi" w:cstheme="minorHAnsi"/>
            <w:lang w:val="en-US"/>
            <w:rPrChange w:id="535" w:author="Mahmudur Rahman" w:date="2023-11-26T01:01:00Z">
              <w:rPr>
                <w:lang w:val="en-US"/>
              </w:rPr>
            </w:rPrChange>
          </w:rPr>
          <w:tab/>
          <w:t>4) now go to the app folder</w:t>
        </w:r>
      </w:ins>
    </w:p>
    <w:p w14:paraId="142B62B4" w14:textId="38FCAC8D" w:rsidR="003455BF" w:rsidRPr="003455BF" w:rsidRDefault="003455BF">
      <w:pPr>
        <w:ind w:left="349"/>
        <w:rPr>
          <w:ins w:id="536" w:author="Mahmudur Rahman" w:date="2023-11-26T01:01:00Z"/>
          <w:rFonts w:asciiTheme="minorHAnsi" w:hAnsiTheme="minorHAnsi" w:cstheme="minorHAnsi"/>
          <w:lang w:val="en-US"/>
          <w:rPrChange w:id="537" w:author="Mahmudur Rahman" w:date="2023-11-26T01:01:00Z">
            <w:rPr>
              <w:ins w:id="538" w:author="Mahmudur Rahman" w:date="2023-11-26T01:01:00Z"/>
              <w:lang w:val="en-US"/>
            </w:rPr>
          </w:rPrChange>
        </w:rPr>
        <w:pPrChange w:id="539" w:author="Mahmudur Rahman" w:date="2023-11-26T01:01:00Z">
          <w:pPr>
            <w:pStyle w:val="ListParagraph"/>
            <w:numPr>
              <w:numId w:val="6"/>
            </w:numPr>
            <w:ind w:left="630" w:hanging="360"/>
          </w:pPr>
        </w:pPrChange>
      </w:pPr>
      <w:ins w:id="540" w:author="Mahmudur Rahman" w:date="2023-11-26T01:01:00Z">
        <w:r w:rsidRPr="003455BF">
          <w:rPr>
            <w:rFonts w:asciiTheme="minorHAnsi" w:hAnsiTheme="minorHAnsi" w:cstheme="minorHAnsi"/>
            <w:lang w:val="en-US"/>
            <w:rPrChange w:id="541" w:author="Mahmudur Rahman" w:date="2023-11-26T01:01:00Z">
              <w:rPr>
                <w:lang w:val="en-US"/>
              </w:rPr>
            </w:rPrChange>
          </w:rPr>
          <w:t xml:space="preserve"> </w:t>
        </w:r>
        <w:r w:rsidRPr="003455BF">
          <w:rPr>
            <w:rFonts w:asciiTheme="minorHAnsi" w:hAnsiTheme="minorHAnsi" w:cstheme="minorHAnsi"/>
            <w:lang w:val="en-US"/>
            <w:rPrChange w:id="542" w:author="Mahmudur Rahman" w:date="2023-11-26T01:01:00Z">
              <w:rPr>
                <w:lang w:val="en-US"/>
              </w:rPr>
            </w:rPrChange>
          </w:rPr>
          <w:tab/>
          <w:t>cd /var/www/store/</w:t>
        </w:r>
      </w:ins>
      <w:ins w:id="543" w:author="Mahmudur Rahman" w:date="2023-11-26T01:02:00Z">
        <w:r>
          <w:rPr>
            <w:rFonts w:asciiTheme="minorHAnsi" w:hAnsiTheme="minorHAnsi" w:cstheme="minorHAnsi"/>
            <w:lang w:val="en-US"/>
          </w:rPr>
          <w:t>store-ui</w:t>
        </w:r>
      </w:ins>
    </w:p>
    <w:p w14:paraId="5F7641EB" w14:textId="77777777" w:rsidR="003455BF" w:rsidRPr="003455BF" w:rsidRDefault="003455BF">
      <w:pPr>
        <w:ind w:left="349"/>
        <w:rPr>
          <w:ins w:id="544" w:author="Mahmudur Rahman" w:date="2023-11-26T01:01:00Z"/>
          <w:rFonts w:asciiTheme="minorHAnsi" w:hAnsiTheme="minorHAnsi" w:cstheme="minorHAnsi"/>
          <w:lang w:val="en-US"/>
          <w:rPrChange w:id="545" w:author="Mahmudur Rahman" w:date="2023-11-26T01:01:00Z">
            <w:rPr>
              <w:ins w:id="546" w:author="Mahmudur Rahman" w:date="2023-11-26T01:01:00Z"/>
              <w:lang w:val="en-US"/>
            </w:rPr>
          </w:rPrChange>
        </w:rPr>
        <w:pPrChange w:id="547" w:author="Mahmudur Rahman" w:date="2023-11-26T01:01:00Z">
          <w:pPr>
            <w:pStyle w:val="ListParagraph"/>
            <w:numPr>
              <w:numId w:val="6"/>
            </w:numPr>
            <w:ind w:left="630" w:hanging="360"/>
          </w:pPr>
        </w:pPrChange>
      </w:pPr>
      <w:ins w:id="548" w:author="Mahmudur Rahman" w:date="2023-11-26T01:01:00Z">
        <w:r w:rsidRPr="003455BF">
          <w:rPr>
            <w:rFonts w:asciiTheme="minorHAnsi" w:hAnsiTheme="minorHAnsi" w:cstheme="minorHAnsi"/>
            <w:lang w:val="en-US"/>
            <w:rPrChange w:id="549" w:author="Mahmudur Rahman" w:date="2023-11-26T01:01:00Z">
              <w:rPr>
                <w:lang w:val="en-US"/>
              </w:rPr>
            </w:rPrChange>
          </w:rPr>
          <w:t xml:space="preserve"> </w:t>
        </w:r>
      </w:ins>
    </w:p>
    <w:p w14:paraId="56CBCCDB" w14:textId="77777777" w:rsidR="003455BF" w:rsidRPr="003455BF" w:rsidRDefault="003455BF">
      <w:pPr>
        <w:ind w:left="349"/>
        <w:rPr>
          <w:ins w:id="550" w:author="Mahmudur Rahman" w:date="2023-11-26T01:01:00Z"/>
          <w:rFonts w:asciiTheme="minorHAnsi" w:hAnsiTheme="minorHAnsi" w:cstheme="minorHAnsi"/>
          <w:lang w:val="en-US"/>
          <w:rPrChange w:id="551" w:author="Mahmudur Rahman" w:date="2023-11-26T01:01:00Z">
            <w:rPr>
              <w:ins w:id="552" w:author="Mahmudur Rahman" w:date="2023-11-26T01:01:00Z"/>
              <w:lang w:val="en-US"/>
            </w:rPr>
          </w:rPrChange>
        </w:rPr>
        <w:pPrChange w:id="553" w:author="Mahmudur Rahman" w:date="2023-11-26T01:01:00Z">
          <w:pPr>
            <w:pStyle w:val="ListParagraph"/>
            <w:numPr>
              <w:numId w:val="6"/>
            </w:numPr>
            <w:ind w:left="630" w:hanging="360"/>
          </w:pPr>
        </w:pPrChange>
      </w:pPr>
      <w:ins w:id="554" w:author="Mahmudur Rahman" w:date="2023-11-26T01:01:00Z">
        <w:r w:rsidRPr="003455BF">
          <w:rPr>
            <w:rFonts w:asciiTheme="minorHAnsi" w:hAnsiTheme="minorHAnsi" w:cstheme="minorHAnsi"/>
            <w:lang w:val="en-US"/>
            <w:rPrChange w:id="555" w:author="Mahmudur Rahman" w:date="2023-11-26T01:01:00Z">
              <w:rPr>
                <w:lang w:val="en-US"/>
              </w:rPr>
            </w:rPrChange>
          </w:rPr>
          <w:tab/>
          <w:t xml:space="preserve">5)now install the depedencies </w:t>
        </w:r>
      </w:ins>
    </w:p>
    <w:p w14:paraId="637ECA65" w14:textId="77777777" w:rsidR="003455BF" w:rsidRPr="003455BF" w:rsidRDefault="003455BF">
      <w:pPr>
        <w:ind w:left="349"/>
        <w:rPr>
          <w:ins w:id="556" w:author="Mahmudur Rahman" w:date="2023-11-26T01:01:00Z"/>
          <w:rFonts w:asciiTheme="minorHAnsi" w:hAnsiTheme="minorHAnsi" w:cstheme="minorHAnsi"/>
          <w:lang w:val="en-US"/>
          <w:rPrChange w:id="557" w:author="Mahmudur Rahman" w:date="2023-11-26T01:01:00Z">
            <w:rPr>
              <w:ins w:id="558" w:author="Mahmudur Rahman" w:date="2023-11-26T01:01:00Z"/>
              <w:lang w:val="en-US"/>
            </w:rPr>
          </w:rPrChange>
        </w:rPr>
        <w:pPrChange w:id="559" w:author="Mahmudur Rahman" w:date="2023-11-26T01:01:00Z">
          <w:pPr>
            <w:pStyle w:val="ListParagraph"/>
            <w:numPr>
              <w:numId w:val="6"/>
            </w:numPr>
            <w:ind w:left="630" w:hanging="360"/>
          </w:pPr>
        </w:pPrChange>
      </w:pPr>
      <w:ins w:id="560" w:author="Mahmudur Rahman" w:date="2023-11-26T01:01:00Z">
        <w:r w:rsidRPr="003455BF">
          <w:rPr>
            <w:rFonts w:asciiTheme="minorHAnsi" w:hAnsiTheme="minorHAnsi" w:cstheme="minorHAnsi"/>
            <w:lang w:val="en-US"/>
            <w:rPrChange w:id="561" w:author="Mahmudur Rahman" w:date="2023-11-26T01:01:00Z">
              <w:rPr>
                <w:lang w:val="en-US"/>
              </w:rPr>
            </w:rPrChange>
          </w:rPr>
          <w:tab/>
          <w:t>sudo npm install</w:t>
        </w:r>
      </w:ins>
    </w:p>
    <w:p w14:paraId="1227608E" w14:textId="77777777" w:rsidR="003455BF" w:rsidRPr="003455BF" w:rsidRDefault="003455BF">
      <w:pPr>
        <w:ind w:left="349"/>
        <w:rPr>
          <w:ins w:id="562" w:author="Mahmudur Rahman" w:date="2023-11-26T01:01:00Z"/>
          <w:rFonts w:asciiTheme="minorHAnsi" w:hAnsiTheme="minorHAnsi" w:cstheme="minorHAnsi"/>
          <w:lang w:val="en-US"/>
          <w:rPrChange w:id="563" w:author="Mahmudur Rahman" w:date="2023-11-26T01:01:00Z">
            <w:rPr>
              <w:ins w:id="564" w:author="Mahmudur Rahman" w:date="2023-11-26T01:01:00Z"/>
              <w:lang w:val="en-US"/>
            </w:rPr>
          </w:rPrChange>
        </w:rPr>
        <w:pPrChange w:id="565" w:author="Mahmudur Rahman" w:date="2023-11-26T01:01:00Z">
          <w:pPr>
            <w:pStyle w:val="ListParagraph"/>
            <w:numPr>
              <w:numId w:val="6"/>
            </w:numPr>
            <w:ind w:left="630" w:hanging="360"/>
          </w:pPr>
        </w:pPrChange>
      </w:pPr>
      <w:ins w:id="566" w:author="Mahmudur Rahman" w:date="2023-11-26T01:01:00Z">
        <w:r w:rsidRPr="003455BF">
          <w:rPr>
            <w:rFonts w:asciiTheme="minorHAnsi" w:hAnsiTheme="minorHAnsi" w:cstheme="minorHAnsi"/>
            <w:lang w:val="en-US"/>
            <w:rPrChange w:id="567" w:author="Mahmudur Rahman" w:date="2023-11-26T01:01:00Z">
              <w:rPr>
                <w:lang w:val="en-US"/>
              </w:rPr>
            </w:rPrChange>
          </w:rPr>
          <w:tab/>
          <w:t>sudo npm run build</w:t>
        </w:r>
      </w:ins>
    </w:p>
    <w:p w14:paraId="0BAFF597" w14:textId="77777777" w:rsidR="003455BF" w:rsidRPr="003455BF" w:rsidRDefault="003455BF">
      <w:pPr>
        <w:ind w:left="349"/>
        <w:rPr>
          <w:ins w:id="568" w:author="Mahmudur Rahman" w:date="2023-11-26T01:01:00Z"/>
          <w:rFonts w:asciiTheme="minorHAnsi" w:hAnsiTheme="minorHAnsi" w:cstheme="minorHAnsi"/>
          <w:lang w:val="en-US"/>
          <w:rPrChange w:id="569" w:author="Mahmudur Rahman" w:date="2023-11-26T01:01:00Z">
            <w:rPr>
              <w:ins w:id="570" w:author="Mahmudur Rahman" w:date="2023-11-26T01:01:00Z"/>
              <w:lang w:val="en-US"/>
            </w:rPr>
          </w:rPrChange>
        </w:rPr>
        <w:pPrChange w:id="571" w:author="Mahmudur Rahman" w:date="2023-11-26T01:01:00Z">
          <w:pPr>
            <w:pStyle w:val="ListParagraph"/>
            <w:numPr>
              <w:numId w:val="6"/>
            </w:numPr>
            <w:ind w:left="630" w:hanging="360"/>
          </w:pPr>
        </w:pPrChange>
      </w:pPr>
      <w:ins w:id="572" w:author="Mahmudur Rahman" w:date="2023-11-26T01:01:00Z">
        <w:r w:rsidRPr="003455BF">
          <w:rPr>
            <w:rFonts w:asciiTheme="minorHAnsi" w:hAnsiTheme="minorHAnsi" w:cstheme="minorHAnsi"/>
            <w:lang w:val="en-US"/>
            <w:rPrChange w:id="573" w:author="Mahmudur Rahman" w:date="2023-11-26T01:01:00Z">
              <w:rPr>
                <w:lang w:val="en-US"/>
              </w:rPr>
            </w:rPrChange>
          </w:rPr>
          <w:t xml:space="preserve"> </w:t>
        </w:r>
      </w:ins>
    </w:p>
    <w:p w14:paraId="786D58B3" w14:textId="77777777" w:rsidR="003455BF" w:rsidRPr="003455BF" w:rsidRDefault="003455BF">
      <w:pPr>
        <w:ind w:left="349"/>
        <w:rPr>
          <w:ins w:id="574" w:author="Mahmudur Rahman" w:date="2023-11-26T01:01:00Z"/>
          <w:rFonts w:asciiTheme="minorHAnsi" w:hAnsiTheme="minorHAnsi" w:cstheme="minorHAnsi"/>
          <w:lang w:val="en-US"/>
          <w:rPrChange w:id="575" w:author="Mahmudur Rahman" w:date="2023-11-26T01:01:00Z">
            <w:rPr>
              <w:ins w:id="576" w:author="Mahmudur Rahman" w:date="2023-11-26T01:01:00Z"/>
              <w:lang w:val="en-US"/>
            </w:rPr>
          </w:rPrChange>
        </w:rPr>
        <w:pPrChange w:id="577" w:author="Mahmudur Rahman" w:date="2023-11-26T01:01:00Z">
          <w:pPr>
            <w:pStyle w:val="ListParagraph"/>
            <w:numPr>
              <w:numId w:val="6"/>
            </w:numPr>
            <w:ind w:left="630" w:hanging="360"/>
          </w:pPr>
        </w:pPrChange>
      </w:pPr>
      <w:ins w:id="578" w:author="Mahmudur Rahman" w:date="2023-11-26T01:01:00Z">
        <w:r w:rsidRPr="003455BF">
          <w:rPr>
            <w:rFonts w:asciiTheme="minorHAnsi" w:hAnsiTheme="minorHAnsi" w:cstheme="minorHAnsi"/>
            <w:lang w:val="en-US"/>
            <w:rPrChange w:id="579" w:author="Mahmudur Rahman" w:date="2023-11-26T01:01:00Z">
              <w:rPr>
                <w:lang w:val="en-US"/>
              </w:rPr>
            </w:rPrChange>
          </w:rPr>
          <w:tab/>
          <w:t>6) Install and Configure NGINX (ngnx is a server)</w:t>
        </w:r>
      </w:ins>
    </w:p>
    <w:p w14:paraId="15F0C9BC" w14:textId="77777777" w:rsidR="003455BF" w:rsidRPr="003455BF" w:rsidRDefault="003455BF">
      <w:pPr>
        <w:ind w:left="349"/>
        <w:rPr>
          <w:ins w:id="580" w:author="Mahmudur Rahman" w:date="2023-11-26T01:01:00Z"/>
          <w:rFonts w:asciiTheme="minorHAnsi" w:hAnsiTheme="minorHAnsi" w:cstheme="minorHAnsi"/>
          <w:lang w:val="en-US"/>
          <w:rPrChange w:id="581" w:author="Mahmudur Rahman" w:date="2023-11-26T01:01:00Z">
            <w:rPr>
              <w:ins w:id="582" w:author="Mahmudur Rahman" w:date="2023-11-26T01:01:00Z"/>
              <w:lang w:val="en-US"/>
            </w:rPr>
          </w:rPrChange>
        </w:rPr>
        <w:pPrChange w:id="583" w:author="Mahmudur Rahman" w:date="2023-11-26T01:01:00Z">
          <w:pPr>
            <w:pStyle w:val="ListParagraph"/>
            <w:numPr>
              <w:numId w:val="6"/>
            </w:numPr>
            <w:ind w:left="630" w:hanging="360"/>
          </w:pPr>
        </w:pPrChange>
      </w:pPr>
      <w:ins w:id="584" w:author="Mahmudur Rahman" w:date="2023-11-26T01:01:00Z">
        <w:r w:rsidRPr="003455BF">
          <w:rPr>
            <w:rFonts w:asciiTheme="minorHAnsi" w:hAnsiTheme="minorHAnsi" w:cstheme="minorHAnsi"/>
            <w:lang w:val="en-US"/>
            <w:rPrChange w:id="585" w:author="Mahmudur Rahman" w:date="2023-11-26T01:01:00Z">
              <w:rPr>
                <w:lang w:val="en-US"/>
              </w:rPr>
            </w:rPrChange>
          </w:rPr>
          <w:tab/>
          <w:t>sudo apt install nginx</w:t>
        </w:r>
      </w:ins>
    </w:p>
    <w:p w14:paraId="5177EAC4" w14:textId="77777777" w:rsidR="003455BF" w:rsidRPr="003455BF" w:rsidRDefault="003455BF">
      <w:pPr>
        <w:ind w:left="349"/>
        <w:rPr>
          <w:ins w:id="586" w:author="Mahmudur Rahman" w:date="2023-11-26T01:01:00Z"/>
          <w:rFonts w:asciiTheme="minorHAnsi" w:hAnsiTheme="minorHAnsi" w:cstheme="minorHAnsi"/>
          <w:lang w:val="en-US"/>
          <w:rPrChange w:id="587" w:author="Mahmudur Rahman" w:date="2023-11-26T01:01:00Z">
            <w:rPr>
              <w:ins w:id="588" w:author="Mahmudur Rahman" w:date="2023-11-26T01:01:00Z"/>
              <w:lang w:val="en-US"/>
            </w:rPr>
          </w:rPrChange>
        </w:rPr>
        <w:pPrChange w:id="589" w:author="Mahmudur Rahman" w:date="2023-11-26T01:01:00Z">
          <w:pPr>
            <w:pStyle w:val="ListParagraph"/>
            <w:numPr>
              <w:numId w:val="6"/>
            </w:numPr>
            <w:ind w:left="630" w:hanging="360"/>
          </w:pPr>
        </w:pPrChange>
      </w:pPr>
      <w:ins w:id="590" w:author="Mahmudur Rahman" w:date="2023-11-26T01:01:00Z">
        <w:r w:rsidRPr="003455BF">
          <w:rPr>
            <w:rFonts w:asciiTheme="minorHAnsi" w:hAnsiTheme="minorHAnsi" w:cstheme="minorHAnsi"/>
            <w:lang w:val="en-US"/>
            <w:rPrChange w:id="591" w:author="Mahmudur Rahman" w:date="2023-11-26T01:01:00Z">
              <w:rPr>
                <w:lang w:val="en-US"/>
              </w:rPr>
            </w:rPrChange>
          </w:rPr>
          <w:t xml:space="preserve"> </w:t>
        </w:r>
      </w:ins>
    </w:p>
    <w:p w14:paraId="00764742" w14:textId="77777777" w:rsidR="003455BF" w:rsidRPr="003455BF" w:rsidRDefault="003455BF">
      <w:pPr>
        <w:ind w:left="349"/>
        <w:rPr>
          <w:ins w:id="592" w:author="Mahmudur Rahman" w:date="2023-11-26T01:01:00Z"/>
          <w:rFonts w:asciiTheme="minorHAnsi" w:hAnsiTheme="minorHAnsi" w:cstheme="minorHAnsi"/>
          <w:lang w:val="en-US"/>
          <w:rPrChange w:id="593" w:author="Mahmudur Rahman" w:date="2023-11-26T01:01:00Z">
            <w:rPr>
              <w:ins w:id="594" w:author="Mahmudur Rahman" w:date="2023-11-26T01:01:00Z"/>
              <w:lang w:val="en-US"/>
            </w:rPr>
          </w:rPrChange>
        </w:rPr>
        <w:pPrChange w:id="595" w:author="Mahmudur Rahman" w:date="2023-11-26T01:01:00Z">
          <w:pPr>
            <w:pStyle w:val="ListParagraph"/>
            <w:numPr>
              <w:numId w:val="6"/>
            </w:numPr>
            <w:ind w:left="630" w:hanging="360"/>
          </w:pPr>
        </w:pPrChange>
      </w:pPr>
      <w:ins w:id="596" w:author="Mahmudur Rahman" w:date="2023-11-26T01:01:00Z">
        <w:r w:rsidRPr="003455BF">
          <w:rPr>
            <w:rFonts w:asciiTheme="minorHAnsi" w:hAnsiTheme="minorHAnsi" w:cstheme="minorHAnsi"/>
            <w:lang w:val="en-US"/>
            <w:rPrChange w:id="597" w:author="Mahmudur Rahman" w:date="2023-11-26T01:01:00Z">
              <w:rPr>
                <w:lang w:val="en-US"/>
              </w:rPr>
            </w:rPrChange>
          </w:rPr>
          <w:tab/>
          <w:t xml:space="preserve">7) Delete default files from nginx server </w:t>
        </w:r>
      </w:ins>
    </w:p>
    <w:p w14:paraId="54987196" w14:textId="77777777" w:rsidR="003455BF" w:rsidRPr="003455BF" w:rsidRDefault="003455BF">
      <w:pPr>
        <w:ind w:left="349"/>
        <w:rPr>
          <w:ins w:id="598" w:author="Mahmudur Rahman" w:date="2023-11-26T01:01:00Z"/>
          <w:rFonts w:asciiTheme="minorHAnsi" w:hAnsiTheme="minorHAnsi" w:cstheme="minorHAnsi"/>
          <w:lang w:val="en-US"/>
          <w:rPrChange w:id="599" w:author="Mahmudur Rahman" w:date="2023-11-26T01:01:00Z">
            <w:rPr>
              <w:ins w:id="600" w:author="Mahmudur Rahman" w:date="2023-11-26T01:01:00Z"/>
              <w:lang w:val="en-US"/>
            </w:rPr>
          </w:rPrChange>
        </w:rPr>
        <w:pPrChange w:id="601" w:author="Mahmudur Rahman" w:date="2023-11-26T01:01:00Z">
          <w:pPr>
            <w:pStyle w:val="ListParagraph"/>
            <w:numPr>
              <w:numId w:val="6"/>
            </w:numPr>
            <w:ind w:left="630" w:hanging="360"/>
          </w:pPr>
        </w:pPrChange>
      </w:pPr>
      <w:ins w:id="602" w:author="Mahmudur Rahman" w:date="2023-11-26T01:01:00Z">
        <w:r w:rsidRPr="003455BF">
          <w:rPr>
            <w:rFonts w:asciiTheme="minorHAnsi" w:hAnsiTheme="minorHAnsi" w:cstheme="minorHAnsi"/>
            <w:lang w:val="en-US"/>
            <w:rPrChange w:id="603" w:author="Mahmudur Rahman" w:date="2023-11-26T01:01:00Z">
              <w:rPr>
                <w:lang w:val="en-US"/>
              </w:rPr>
            </w:rPrChange>
          </w:rPr>
          <w:tab/>
          <w:t xml:space="preserve">cd into /etc/nginx/sites-enabled/. </w:t>
        </w:r>
      </w:ins>
    </w:p>
    <w:p w14:paraId="774A73B0" w14:textId="3977AB64" w:rsidR="003455BF" w:rsidRPr="003455BF" w:rsidRDefault="003455BF">
      <w:pPr>
        <w:ind w:left="349"/>
        <w:rPr>
          <w:ins w:id="604" w:author="Mahmudur Rahman" w:date="2023-11-26T01:01:00Z"/>
          <w:rFonts w:asciiTheme="minorHAnsi" w:hAnsiTheme="minorHAnsi" w:cstheme="minorHAnsi"/>
          <w:lang w:val="en-US"/>
          <w:rPrChange w:id="605" w:author="Mahmudur Rahman" w:date="2023-11-26T01:01:00Z">
            <w:rPr>
              <w:ins w:id="606" w:author="Mahmudur Rahman" w:date="2023-11-26T01:01:00Z"/>
              <w:lang w:val="en-US"/>
            </w:rPr>
          </w:rPrChange>
        </w:rPr>
        <w:pPrChange w:id="607" w:author="Mahmudur Rahman" w:date="2023-11-26T01:01:00Z">
          <w:pPr>
            <w:pStyle w:val="ListParagraph"/>
            <w:numPr>
              <w:numId w:val="6"/>
            </w:numPr>
            <w:ind w:left="630" w:hanging="360"/>
          </w:pPr>
        </w:pPrChange>
      </w:pPr>
      <w:ins w:id="608" w:author="Mahmudur Rahman" w:date="2023-11-26T01:01:00Z">
        <w:r w:rsidRPr="003455BF">
          <w:rPr>
            <w:rFonts w:asciiTheme="minorHAnsi" w:hAnsiTheme="minorHAnsi" w:cstheme="minorHAnsi"/>
            <w:lang w:val="en-US"/>
            <w:rPrChange w:id="609" w:author="Mahmudur Rahman" w:date="2023-11-26T01:01:00Z">
              <w:rPr>
                <w:lang w:val="en-US"/>
              </w:rPr>
            </w:rPrChange>
          </w:rPr>
          <w:tab/>
          <w:t>(There will be a template default file in nginx server, because we d</w:t>
        </w:r>
      </w:ins>
      <w:ins w:id="610" w:author="Mahmudur Rahman" w:date="2023-11-26T01:02:00Z">
        <w:r>
          <w:rPr>
            <w:rFonts w:asciiTheme="minorHAnsi" w:hAnsiTheme="minorHAnsi" w:cstheme="minorHAnsi"/>
            <w:lang w:val="en-US"/>
          </w:rPr>
          <w:t>o</w:t>
        </w:r>
      </w:ins>
      <w:ins w:id="611" w:author="Mahmudur Rahman" w:date="2023-11-26T01:01:00Z">
        <w:r w:rsidRPr="003455BF">
          <w:rPr>
            <w:rFonts w:asciiTheme="minorHAnsi" w:hAnsiTheme="minorHAnsi" w:cstheme="minorHAnsi"/>
            <w:lang w:val="en-US"/>
            <w:rPrChange w:id="612" w:author="Mahmudur Rahman" w:date="2023-11-26T01:01:00Z">
              <w:rPr>
                <w:lang w:val="en-US"/>
              </w:rPr>
            </w:rPrChange>
          </w:rPr>
          <w:t xml:space="preserve">nt </w:t>
        </w:r>
        <w:r w:rsidRPr="003455BF">
          <w:rPr>
            <w:rFonts w:asciiTheme="minorHAnsi" w:hAnsiTheme="minorHAnsi" w:cstheme="minorHAnsi"/>
            <w:lang w:val="en-US"/>
            <w:rPrChange w:id="613" w:author="Mahmudur Rahman" w:date="2023-11-26T01:01:00Z">
              <w:rPr>
                <w:lang w:val="en-US"/>
              </w:rPr>
            </w:rPrChange>
          </w:rPr>
          <w:tab/>
          <w:t>need default settings, it needs to be customized)</w:t>
        </w:r>
      </w:ins>
    </w:p>
    <w:p w14:paraId="7E451754" w14:textId="77777777" w:rsidR="003455BF" w:rsidRPr="003455BF" w:rsidRDefault="003455BF">
      <w:pPr>
        <w:ind w:left="349"/>
        <w:rPr>
          <w:ins w:id="614" w:author="Mahmudur Rahman" w:date="2023-11-26T01:01:00Z"/>
          <w:rFonts w:asciiTheme="minorHAnsi" w:hAnsiTheme="minorHAnsi" w:cstheme="minorHAnsi"/>
          <w:lang w:val="en-US"/>
          <w:rPrChange w:id="615" w:author="Mahmudur Rahman" w:date="2023-11-26T01:01:00Z">
            <w:rPr>
              <w:ins w:id="616" w:author="Mahmudur Rahman" w:date="2023-11-26T01:01:00Z"/>
              <w:lang w:val="en-US"/>
            </w:rPr>
          </w:rPrChange>
        </w:rPr>
        <w:pPrChange w:id="617" w:author="Mahmudur Rahman" w:date="2023-11-26T01:01:00Z">
          <w:pPr>
            <w:pStyle w:val="ListParagraph"/>
            <w:numPr>
              <w:numId w:val="6"/>
            </w:numPr>
            <w:ind w:left="630" w:hanging="360"/>
          </w:pPr>
        </w:pPrChange>
      </w:pPr>
    </w:p>
    <w:p w14:paraId="3B9CDD0A" w14:textId="77777777" w:rsidR="003455BF" w:rsidRPr="003455BF" w:rsidRDefault="003455BF">
      <w:pPr>
        <w:ind w:left="349"/>
        <w:rPr>
          <w:ins w:id="618" w:author="Mahmudur Rahman" w:date="2023-11-26T01:01:00Z"/>
          <w:rFonts w:asciiTheme="minorHAnsi" w:hAnsiTheme="minorHAnsi" w:cstheme="minorHAnsi"/>
          <w:lang w:val="en-US"/>
          <w:rPrChange w:id="619" w:author="Mahmudur Rahman" w:date="2023-11-26T01:01:00Z">
            <w:rPr>
              <w:ins w:id="620" w:author="Mahmudur Rahman" w:date="2023-11-26T01:01:00Z"/>
              <w:lang w:val="en-US"/>
            </w:rPr>
          </w:rPrChange>
        </w:rPr>
        <w:pPrChange w:id="621" w:author="Mahmudur Rahman" w:date="2023-11-26T01:01:00Z">
          <w:pPr>
            <w:pStyle w:val="ListParagraph"/>
            <w:numPr>
              <w:numId w:val="6"/>
            </w:numPr>
            <w:ind w:left="630" w:hanging="360"/>
          </w:pPr>
        </w:pPrChange>
      </w:pPr>
      <w:ins w:id="622" w:author="Mahmudur Rahman" w:date="2023-11-26T01:01:00Z">
        <w:r w:rsidRPr="003455BF">
          <w:rPr>
            <w:rFonts w:asciiTheme="minorHAnsi" w:hAnsiTheme="minorHAnsi" w:cstheme="minorHAnsi"/>
            <w:lang w:val="en-US"/>
            <w:rPrChange w:id="623" w:author="Mahmudur Rahman" w:date="2023-11-26T01:01:00Z">
              <w:rPr>
                <w:lang w:val="en-US"/>
              </w:rPr>
            </w:rPrChange>
          </w:rPr>
          <w:tab/>
          <w:t>cd /etc/nginx/sites-enabled/</w:t>
        </w:r>
      </w:ins>
    </w:p>
    <w:p w14:paraId="0BD8954A" w14:textId="77777777" w:rsidR="003455BF" w:rsidRPr="003455BF" w:rsidRDefault="003455BF">
      <w:pPr>
        <w:ind w:left="349"/>
        <w:rPr>
          <w:ins w:id="624" w:author="Mahmudur Rahman" w:date="2023-11-26T01:01:00Z"/>
          <w:rFonts w:asciiTheme="minorHAnsi" w:hAnsiTheme="minorHAnsi" w:cstheme="minorHAnsi"/>
          <w:lang w:val="en-US"/>
          <w:rPrChange w:id="625" w:author="Mahmudur Rahman" w:date="2023-11-26T01:01:00Z">
            <w:rPr>
              <w:ins w:id="626" w:author="Mahmudur Rahman" w:date="2023-11-26T01:01:00Z"/>
              <w:lang w:val="en-US"/>
            </w:rPr>
          </w:rPrChange>
        </w:rPr>
        <w:pPrChange w:id="627" w:author="Mahmudur Rahman" w:date="2023-11-26T01:01:00Z">
          <w:pPr>
            <w:pStyle w:val="ListParagraph"/>
            <w:numPr>
              <w:numId w:val="6"/>
            </w:numPr>
            <w:ind w:left="630" w:hanging="360"/>
          </w:pPr>
        </w:pPrChange>
      </w:pPr>
      <w:ins w:id="628" w:author="Mahmudur Rahman" w:date="2023-11-26T01:01:00Z">
        <w:r w:rsidRPr="003455BF">
          <w:rPr>
            <w:rFonts w:asciiTheme="minorHAnsi" w:hAnsiTheme="minorHAnsi" w:cstheme="minorHAnsi"/>
            <w:lang w:val="en-US"/>
            <w:rPrChange w:id="629" w:author="Mahmudur Rahman" w:date="2023-11-26T01:01:00Z">
              <w:rPr>
                <w:lang w:val="en-US"/>
              </w:rPr>
            </w:rPrChange>
          </w:rPr>
          <w:tab/>
          <w:t>rm default</w:t>
        </w:r>
      </w:ins>
    </w:p>
    <w:p w14:paraId="0EE3E465" w14:textId="77777777" w:rsidR="003455BF" w:rsidRPr="003455BF" w:rsidRDefault="003455BF">
      <w:pPr>
        <w:ind w:left="349"/>
        <w:rPr>
          <w:ins w:id="630" w:author="Mahmudur Rahman" w:date="2023-11-26T01:01:00Z"/>
          <w:rFonts w:asciiTheme="minorHAnsi" w:hAnsiTheme="minorHAnsi" w:cstheme="minorHAnsi"/>
          <w:lang w:val="en-US"/>
          <w:rPrChange w:id="631" w:author="Mahmudur Rahman" w:date="2023-11-26T01:01:00Z">
            <w:rPr>
              <w:ins w:id="632" w:author="Mahmudur Rahman" w:date="2023-11-26T01:01:00Z"/>
              <w:lang w:val="en-US"/>
            </w:rPr>
          </w:rPrChange>
        </w:rPr>
        <w:pPrChange w:id="633" w:author="Mahmudur Rahman" w:date="2023-11-26T01:01:00Z">
          <w:pPr>
            <w:pStyle w:val="ListParagraph"/>
            <w:numPr>
              <w:numId w:val="6"/>
            </w:numPr>
            <w:ind w:left="630" w:hanging="360"/>
          </w:pPr>
        </w:pPrChange>
      </w:pPr>
      <w:ins w:id="634" w:author="Mahmudur Rahman" w:date="2023-11-26T01:01:00Z">
        <w:r w:rsidRPr="003455BF">
          <w:rPr>
            <w:rFonts w:asciiTheme="minorHAnsi" w:hAnsiTheme="minorHAnsi" w:cstheme="minorHAnsi"/>
            <w:lang w:val="en-US"/>
            <w:rPrChange w:id="635" w:author="Mahmudur Rahman" w:date="2023-11-26T01:01:00Z">
              <w:rPr>
                <w:lang w:val="en-US"/>
              </w:rPr>
            </w:rPrChange>
          </w:rPr>
          <w:t xml:space="preserve"> </w:t>
        </w:r>
      </w:ins>
    </w:p>
    <w:p w14:paraId="57BDA61F" w14:textId="77777777" w:rsidR="003455BF" w:rsidRPr="003455BF" w:rsidRDefault="003455BF">
      <w:pPr>
        <w:ind w:left="349"/>
        <w:rPr>
          <w:ins w:id="636" w:author="Mahmudur Rahman" w:date="2023-11-26T01:01:00Z"/>
          <w:rFonts w:asciiTheme="minorHAnsi" w:hAnsiTheme="minorHAnsi" w:cstheme="minorHAnsi"/>
          <w:lang w:val="en-US"/>
          <w:rPrChange w:id="637" w:author="Mahmudur Rahman" w:date="2023-11-26T01:01:00Z">
            <w:rPr>
              <w:ins w:id="638" w:author="Mahmudur Rahman" w:date="2023-11-26T01:01:00Z"/>
              <w:lang w:val="en-US"/>
            </w:rPr>
          </w:rPrChange>
        </w:rPr>
        <w:pPrChange w:id="639" w:author="Mahmudur Rahman" w:date="2023-11-26T01:01:00Z">
          <w:pPr>
            <w:pStyle w:val="ListParagraph"/>
            <w:numPr>
              <w:numId w:val="6"/>
            </w:numPr>
            <w:ind w:left="630" w:hanging="360"/>
          </w:pPr>
        </w:pPrChange>
      </w:pPr>
      <w:ins w:id="640" w:author="Mahmudur Rahman" w:date="2023-11-26T01:01:00Z">
        <w:r w:rsidRPr="003455BF">
          <w:rPr>
            <w:rFonts w:asciiTheme="minorHAnsi" w:hAnsiTheme="minorHAnsi" w:cstheme="minorHAnsi"/>
            <w:lang w:val="en-US"/>
            <w:rPrChange w:id="641" w:author="Mahmudur Rahman" w:date="2023-11-26T01:01:00Z">
              <w:rPr>
                <w:lang w:val="en-US"/>
              </w:rPr>
            </w:rPrChange>
          </w:rPr>
          <w:tab/>
          <w:t xml:space="preserve">cd into /etc/nginx/sites-available/.    Here also we have to delete the existing </w:t>
        </w:r>
        <w:r w:rsidRPr="003455BF">
          <w:rPr>
            <w:rFonts w:asciiTheme="minorHAnsi" w:hAnsiTheme="minorHAnsi" w:cstheme="minorHAnsi"/>
            <w:lang w:val="en-US"/>
            <w:rPrChange w:id="642" w:author="Mahmudur Rahman" w:date="2023-11-26T01:01:00Z">
              <w:rPr>
                <w:lang w:val="en-US"/>
              </w:rPr>
            </w:rPrChange>
          </w:rPr>
          <w:tab/>
        </w:r>
        <w:r w:rsidRPr="003455BF">
          <w:rPr>
            <w:rFonts w:asciiTheme="minorHAnsi" w:hAnsiTheme="minorHAnsi" w:cstheme="minorHAnsi"/>
            <w:lang w:val="en-US"/>
            <w:rPrChange w:id="643" w:author="Mahmudur Rahman" w:date="2023-11-26T01:01:00Z">
              <w:rPr>
                <w:lang w:val="en-US"/>
              </w:rPr>
            </w:rPrChange>
          </w:rPr>
          <w:tab/>
        </w:r>
        <w:r w:rsidRPr="003455BF">
          <w:rPr>
            <w:rFonts w:asciiTheme="minorHAnsi" w:hAnsiTheme="minorHAnsi" w:cstheme="minorHAnsi"/>
            <w:lang w:val="en-US"/>
            <w:rPrChange w:id="644" w:author="Mahmudur Rahman" w:date="2023-11-26T01:01:00Z">
              <w:rPr>
                <w:lang w:val="en-US"/>
              </w:rPr>
            </w:rPrChange>
          </w:rPr>
          <w:tab/>
        </w:r>
        <w:r w:rsidRPr="003455BF">
          <w:rPr>
            <w:rFonts w:asciiTheme="minorHAnsi" w:hAnsiTheme="minorHAnsi" w:cstheme="minorHAnsi"/>
            <w:lang w:val="en-US"/>
            <w:rPrChange w:id="645" w:author="Mahmudur Rahman" w:date="2023-11-26T01:01:00Z">
              <w:rPr>
                <w:lang w:val="en-US"/>
              </w:rPr>
            </w:rPrChange>
          </w:rPr>
          <w:tab/>
        </w:r>
        <w:r w:rsidRPr="003455BF">
          <w:rPr>
            <w:rFonts w:asciiTheme="minorHAnsi" w:hAnsiTheme="minorHAnsi" w:cstheme="minorHAnsi"/>
            <w:lang w:val="en-US"/>
            <w:rPrChange w:id="646" w:author="Mahmudur Rahman" w:date="2023-11-26T01:01:00Z">
              <w:rPr>
                <w:lang w:val="en-US"/>
              </w:rPr>
            </w:rPrChange>
          </w:rPr>
          <w:tab/>
        </w:r>
        <w:r w:rsidRPr="003455BF">
          <w:rPr>
            <w:rFonts w:asciiTheme="minorHAnsi" w:hAnsiTheme="minorHAnsi" w:cstheme="minorHAnsi"/>
            <w:lang w:val="en-US"/>
            <w:rPrChange w:id="647" w:author="Mahmudur Rahman" w:date="2023-11-26T01:01:00Z">
              <w:rPr>
                <w:lang w:val="en-US"/>
              </w:rPr>
            </w:rPrChange>
          </w:rPr>
          <w:tab/>
        </w:r>
        <w:r w:rsidRPr="003455BF">
          <w:rPr>
            <w:rFonts w:asciiTheme="minorHAnsi" w:hAnsiTheme="minorHAnsi" w:cstheme="minorHAnsi"/>
            <w:lang w:val="en-US"/>
            <w:rPrChange w:id="648" w:author="Mahmudur Rahman" w:date="2023-11-26T01:01:00Z">
              <w:rPr>
                <w:lang w:val="en-US"/>
              </w:rPr>
            </w:rPrChange>
          </w:rPr>
          <w:tab/>
          <w:t xml:space="preserve">  default file.</w:t>
        </w:r>
      </w:ins>
    </w:p>
    <w:p w14:paraId="219ACC47" w14:textId="77777777" w:rsidR="003455BF" w:rsidRPr="003455BF" w:rsidRDefault="003455BF">
      <w:pPr>
        <w:ind w:left="349"/>
        <w:rPr>
          <w:ins w:id="649" w:author="Mahmudur Rahman" w:date="2023-11-26T01:01:00Z"/>
          <w:rFonts w:asciiTheme="minorHAnsi" w:hAnsiTheme="minorHAnsi" w:cstheme="minorHAnsi"/>
          <w:lang w:val="en-US"/>
          <w:rPrChange w:id="650" w:author="Mahmudur Rahman" w:date="2023-11-26T01:01:00Z">
            <w:rPr>
              <w:ins w:id="651" w:author="Mahmudur Rahman" w:date="2023-11-26T01:01:00Z"/>
              <w:lang w:val="en-US"/>
            </w:rPr>
          </w:rPrChange>
        </w:rPr>
        <w:pPrChange w:id="652" w:author="Mahmudur Rahman" w:date="2023-11-26T01:01:00Z">
          <w:pPr>
            <w:pStyle w:val="ListParagraph"/>
            <w:numPr>
              <w:numId w:val="6"/>
            </w:numPr>
            <w:ind w:left="630" w:hanging="360"/>
          </w:pPr>
        </w:pPrChange>
      </w:pPr>
      <w:ins w:id="653" w:author="Mahmudur Rahman" w:date="2023-11-26T01:01:00Z">
        <w:r w:rsidRPr="003455BF">
          <w:rPr>
            <w:rFonts w:asciiTheme="minorHAnsi" w:hAnsiTheme="minorHAnsi" w:cstheme="minorHAnsi"/>
            <w:lang w:val="en-US"/>
            <w:rPrChange w:id="654" w:author="Mahmudur Rahman" w:date="2023-11-26T01:01:00Z">
              <w:rPr>
                <w:lang w:val="en-US"/>
              </w:rPr>
            </w:rPrChange>
          </w:rPr>
          <w:tab/>
          <w:t>cd /etc/nginx/sites-available/</w:t>
        </w:r>
      </w:ins>
    </w:p>
    <w:p w14:paraId="4A9B918A" w14:textId="77777777" w:rsidR="003455BF" w:rsidRPr="003455BF" w:rsidRDefault="003455BF">
      <w:pPr>
        <w:ind w:left="349"/>
        <w:rPr>
          <w:ins w:id="655" w:author="Mahmudur Rahman" w:date="2023-11-26T01:01:00Z"/>
          <w:rFonts w:asciiTheme="minorHAnsi" w:hAnsiTheme="minorHAnsi" w:cstheme="minorHAnsi"/>
          <w:lang w:val="en-US"/>
          <w:rPrChange w:id="656" w:author="Mahmudur Rahman" w:date="2023-11-26T01:01:00Z">
            <w:rPr>
              <w:ins w:id="657" w:author="Mahmudur Rahman" w:date="2023-11-26T01:01:00Z"/>
              <w:lang w:val="en-US"/>
            </w:rPr>
          </w:rPrChange>
        </w:rPr>
        <w:pPrChange w:id="658" w:author="Mahmudur Rahman" w:date="2023-11-26T01:01:00Z">
          <w:pPr>
            <w:pStyle w:val="ListParagraph"/>
            <w:numPr>
              <w:numId w:val="6"/>
            </w:numPr>
            <w:ind w:left="630" w:hanging="360"/>
          </w:pPr>
        </w:pPrChange>
      </w:pPr>
      <w:ins w:id="659" w:author="Mahmudur Rahman" w:date="2023-11-26T01:01:00Z">
        <w:r w:rsidRPr="003455BF">
          <w:rPr>
            <w:rFonts w:asciiTheme="minorHAnsi" w:hAnsiTheme="minorHAnsi" w:cstheme="minorHAnsi"/>
            <w:lang w:val="en-US"/>
            <w:rPrChange w:id="660" w:author="Mahmudur Rahman" w:date="2023-11-26T01:01:00Z">
              <w:rPr>
                <w:lang w:val="en-US"/>
              </w:rPr>
            </w:rPrChange>
          </w:rPr>
          <w:tab/>
          <w:t>rm default</w:t>
        </w:r>
      </w:ins>
    </w:p>
    <w:p w14:paraId="4D2B3B7D" w14:textId="77777777" w:rsidR="003455BF" w:rsidRPr="003455BF" w:rsidRDefault="003455BF">
      <w:pPr>
        <w:ind w:left="349"/>
        <w:rPr>
          <w:ins w:id="661" w:author="Mahmudur Rahman" w:date="2023-11-26T01:01:00Z"/>
          <w:rFonts w:asciiTheme="minorHAnsi" w:hAnsiTheme="minorHAnsi" w:cstheme="minorHAnsi"/>
          <w:lang w:val="en-US"/>
          <w:rPrChange w:id="662" w:author="Mahmudur Rahman" w:date="2023-11-26T01:01:00Z">
            <w:rPr>
              <w:ins w:id="663" w:author="Mahmudur Rahman" w:date="2023-11-26T01:01:00Z"/>
              <w:lang w:val="en-US"/>
            </w:rPr>
          </w:rPrChange>
        </w:rPr>
        <w:pPrChange w:id="664" w:author="Mahmudur Rahman" w:date="2023-11-26T01:01:00Z">
          <w:pPr>
            <w:pStyle w:val="ListParagraph"/>
            <w:numPr>
              <w:numId w:val="6"/>
            </w:numPr>
            <w:ind w:left="630" w:hanging="360"/>
          </w:pPr>
        </w:pPrChange>
      </w:pPr>
      <w:ins w:id="665" w:author="Mahmudur Rahman" w:date="2023-11-26T01:01:00Z">
        <w:r w:rsidRPr="003455BF">
          <w:rPr>
            <w:rFonts w:asciiTheme="minorHAnsi" w:hAnsiTheme="minorHAnsi" w:cstheme="minorHAnsi"/>
            <w:lang w:val="en-US"/>
            <w:rPrChange w:id="666" w:author="Mahmudur Rahman" w:date="2023-11-26T01:01:00Z">
              <w:rPr>
                <w:lang w:val="en-US"/>
              </w:rPr>
            </w:rPrChange>
          </w:rPr>
          <w:t xml:space="preserve"> </w:t>
        </w:r>
      </w:ins>
    </w:p>
    <w:p w14:paraId="0E961AE2" w14:textId="77777777" w:rsidR="003455BF" w:rsidRPr="003455BF" w:rsidRDefault="003455BF">
      <w:pPr>
        <w:ind w:left="349"/>
        <w:rPr>
          <w:ins w:id="667" w:author="Mahmudur Rahman" w:date="2023-11-26T01:01:00Z"/>
          <w:rFonts w:asciiTheme="minorHAnsi" w:hAnsiTheme="minorHAnsi" w:cstheme="minorHAnsi"/>
          <w:lang w:val="en-US"/>
          <w:rPrChange w:id="668" w:author="Mahmudur Rahman" w:date="2023-11-26T01:01:00Z">
            <w:rPr>
              <w:ins w:id="669" w:author="Mahmudur Rahman" w:date="2023-11-26T01:01:00Z"/>
              <w:lang w:val="en-US"/>
            </w:rPr>
          </w:rPrChange>
        </w:rPr>
        <w:pPrChange w:id="670" w:author="Mahmudur Rahman" w:date="2023-11-26T01:01:00Z">
          <w:pPr>
            <w:pStyle w:val="ListParagraph"/>
            <w:numPr>
              <w:numId w:val="6"/>
            </w:numPr>
            <w:ind w:left="630" w:hanging="360"/>
          </w:pPr>
        </w:pPrChange>
      </w:pPr>
      <w:ins w:id="671" w:author="Mahmudur Rahman" w:date="2023-11-26T01:01:00Z">
        <w:r w:rsidRPr="003455BF">
          <w:rPr>
            <w:rFonts w:asciiTheme="minorHAnsi" w:hAnsiTheme="minorHAnsi" w:cstheme="minorHAnsi"/>
            <w:lang w:val="en-US"/>
            <w:rPrChange w:id="672" w:author="Mahmudur Rahman" w:date="2023-11-26T01:01:00Z">
              <w:rPr>
                <w:lang w:val="en-US"/>
              </w:rPr>
            </w:rPrChange>
          </w:rPr>
          <w:tab/>
          <w:t>8) Create a new file default inside /etc/nginx/sites-available/. and configure it to serve your React App.</w:t>
        </w:r>
      </w:ins>
    </w:p>
    <w:p w14:paraId="2F91F5DE" w14:textId="77777777" w:rsidR="003455BF" w:rsidRPr="003455BF" w:rsidRDefault="003455BF">
      <w:pPr>
        <w:ind w:left="349"/>
        <w:rPr>
          <w:ins w:id="673" w:author="Mahmudur Rahman" w:date="2023-11-26T01:01:00Z"/>
          <w:rFonts w:asciiTheme="minorHAnsi" w:hAnsiTheme="minorHAnsi" w:cstheme="minorHAnsi"/>
          <w:lang w:val="en-US"/>
          <w:rPrChange w:id="674" w:author="Mahmudur Rahman" w:date="2023-11-26T01:01:00Z">
            <w:rPr>
              <w:ins w:id="675" w:author="Mahmudur Rahman" w:date="2023-11-26T01:01:00Z"/>
              <w:lang w:val="en-US"/>
            </w:rPr>
          </w:rPrChange>
        </w:rPr>
        <w:pPrChange w:id="676" w:author="Mahmudur Rahman" w:date="2023-11-26T01:01:00Z">
          <w:pPr>
            <w:pStyle w:val="ListParagraph"/>
            <w:numPr>
              <w:numId w:val="6"/>
            </w:numPr>
            <w:ind w:left="630" w:hanging="360"/>
          </w:pPr>
        </w:pPrChange>
      </w:pPr>
      <w:ins w:id="677" w:author="Mahmudur Rahman" w:date="2023-11-26T01:01:00Z">
        <w:r w:rsidRPr="003455BF">
          <w:rPr>
            <w:rFonts w:asciiTheme="minorHAnsi" w:hAnsiTheme="minorHAnsi" w:cstheme="minorHAnsi"/>
            <w:lang w:val="en-US"/>
            <w:rPrChange w:id="678" w:author="Mahmudur Rahman" w:date="2023-11-26T01:01:00Z">
              <w:rPr>
                <w:lang w:val="en-US"/>
              </w:rPr>
            </w:rPrChange>
          </w:rPr>
          <w:t>server {</w:t>
        </w:r>
      </w:ins>
    </w:p>
    <w:p w14:paraId="0D920E1C" w14:textId="665D6B96" w:rsidR="003455BF" w:rsidRPr="003455BF" w:rsidRDefault="003455BF">
      <w:pPr>
        <w:ind w:left="349"/>
        <w:rPr>
          <w:ins w:id="679" w:author="Mahmudur Rahman" w:date="2023-11-26T01:01:00Z"/>
          <w:rFonts w:asciiTheme="minorHAnsi" w:hAnsiTheme="minorHAnsi" w:cstheme="minorHAnsi"/>
          <w:lang w:val="en-US"/>
          <w:rPrChange w:id="680" w:author="Mahmudur Rahman" w:date="2023-11-26T01:01:00Z">
            <w:rPr>
              <w:ins w:id="681" w:author="Mahmudur Rahman" w:date="2023-11-26T01:01:00Z"/>
              <w:lang w:val="en-US"/>
            </w:rPr>
          </w:rPrChange>
        </w:rPr>
        <w:pPrChange w:id="682" w:author="Mahmudur Rahman" w:date="2023-11-26T01:01:00Z">
          <w:pPr>
            <w:pStyle w:val="ListParagraph"/>
            <w:numPr>
              <w:numId w:val="6"/>
            </w:numPr>
            <w:ind w:left="630" w:hanging="360"/>
          </w:pPr>
        </w:pPrChange>
      </w:pPr>
      <w:ins w:id="683" w:author="Mahmudur Rahman" w:date="2023-11-26T01:01:00Z">
        <w:r w:rsidRPr="003455BF">
          <w:rPr>
            <w:rFonts w:asciiTheme="minorHAnsi" w:hAnsiTheme="minorHAnsi" w:cstheme="minorHAnsi"/>
            <w:lang w:val="en-US"/>
            <w:rPrChange w:id="684" w:author="Mahmudur Rahman" w:date="2023-11-26T01:01:00Z">
              <w:rPr>
                <w:lang w:val="en-US"/>
              </w:rPr>
            </w:rPrChange>
          </w:rPr>
          <w:t xml:space="preserve">    listen </w:t>
        </w:r>
      </w:ins>
      <w:ins w:id="685" w:author="Mahmudur Rahman" w:date="2023-11-26T12:02:00Z">
        <w:r w:rsidR="001D7B55">
          <w:rPr>
            <w:rFonts w:asciiTheme="minorHAnsi" w:hAnsiTheme="minorHAnsi" w:cstheme="minorHAnsi"/>
            <w:lang w:val="en-US"/>
          </w:rPr>
          <w:t>3000</w:t>
        </w:r>
      </w:ins>
      <w:ins w:id="686" w:author="Mahmudur Rahman" w:date="2023-11-26T01:01:00Z">
        <w:r w:rsidRPr="003455BF">
          <w:rPr>
            <w:rFonts w:asciiTheme="minorHAnsi" w:hAnsiTheme="minorHAnsi" w:cstheme="minorHAnsi"/>
            <w:lang w:val="en-US"/>
            <w:rPrChange w:id="687" w:author="Mahmudur Rahman" w:date="2023-11-26T01:01:00Z">
              <w:rPr>
                <w:lang w:val="en-US"/>
              </w:rPr>
            </w:rPrChange>
          </w:rPr>
          <w:t>;</w:t>
        </w:r>
      </w:ins>
    </w:p>
    <w:p w14:paraId="3733EE16" w14:textId="77777777" w:rsidR="003455BF" w:rsidRPr="003455BF" w:rsidRDefault="003455BF">
      <w:pPr>
        <w:ind w:left="349"/>
        <w:rPr>
          <w:ins w:id="688" w:author="Mahmudur Rahman" w:date="2023-11-26T01:01:00Z"/>
          <w:rFonts w:asciiTheme="minorHAnsi" w:hAnsiTheme="minorHAnsi" w:cstheme="minorHAnsi"/>
          <w:lang w:val="en-US"/>
          <w:rPrChange w:id="689" w:author="Mahmudur Rahman" w:date="2023-11-26T01:01:00Z">
            <w:rPr>
              <w:ins w:id="690" w:author="Mahmudur Rahman" w:date="2023-11-26T01:01:00Z"/>
              <w:lang w:val="en-US"/>
            </w:rPr>
          </w:rPrChange>
        </w:rPr>
        <w:pPrChange w:id="691" w:author="Mahmudur Rahman" w:date="2023-11-26T01:01:00Z">
          <w:pPr>
            <w:pStyle w:val="ListParagraph"/>
            <w:numPr>
              <w:numId w:val="6"/>
            </w:numPr>
            <w:ind w:left="630" w:hanging="360"/>
          </w:pPr>
        </w:pPrChange>
      </w:pPr>
      <w:ins w:id="692" w:author="Mahmudur Rahman" w:date="2023-11-26T01:01:00Z">
        <w:r w:rsidRPr="003455BF">
          <w:rPr>
            <w:rFonts w:asciiTheme="minorHAnsi" w:hAnsiTheme="minorHAnsi" w:cstheme="minorHAnsi"/>
            <w:lang w:val="en-US"/>
            <w:rPrChange w:id="693" w:author="Mahmudur Rahman" w:date="2023-11-26T01:01:00Z">
              <w:rPr>
                <w:lang w:val="en-US"/>
              </w:rPr>
            </w:rPrChange>
          </w:rPr>
          <w:t xml:space="preserve">    server_name 192.168.178.63; (ip of the vm)</w:t>
        </w:r>
      </w:ins>
    </w:p>
    <w:p w14:paraId="5E419862" w14:textId="7988F63A" w:rsidR="003455BF" w:rsidRPr="003455BF" w:rsidRDefault="003455BF">
      <w:pPr>
        <w:ind w:left="349"/>
        <w:rPr>
          <w:ins w:id="694" w:author="Mahmudur Rahman" w:date="2023-11-26T01:01:00Z"/>
          <w:rFonts w:asciiTheme="minorHAnsi" w:hAnsiTheme="minorHAnsi" w:cstheme="minorHAnsi"/>
          <w:lang w:val="en-US"/>
          <w:rPrChange w:id="695" w:author="Mahmudur Rahman" w:date="2023-11-26T01:01:00Z">
            <w:rPr>
              <w:ins w:id="696" w:author="Mahmudur Rahman" w:date="2023-11-26T01:01:00Z"/>
              <w:lang w:val="en-US"/>
            </w:rPr>
          </w:rPrChange>
        </w:rPr>
        <w:pPrChange w:id="697" w:author="Mahmudur Rahman" w:date="2023-11-26T01:01:00Z">
          <w:pPr>
            <w:pStyle w:val="ListParagraph"/>
            <w:numPr>
              <w:numId w:val="6"/>
            </w:numPr>
            <w:ind w:left="630" w:hanging="360"/>
          </w:pPr>
        </w:pPrChange>
      </w:pPr>
      <w:ins w:id="698" w:author="Mahmudur Rahman" w:date="2023-11-26T01:01:00Z">
        <w:r w:rsidRPr="003455BF">
          <w:rPr>
            <w:rFonts w:asciiTheme="minorHAnsi" w:hAnsiTheme="minorHAnsi" w:cstheme="minorHAnsi"/>
            <w:lang w:val="en-US"/>
            <w:rPrChange w:id="699" w:author="Mahmudur Rahman" w:date="2023-11-26T01:01:00Z">
              <w:rPr>
                <w:lang w:val="en-US"/>
              </w:rPr>
            </w:rPrChange>
          </w:rPr>
          <w:t xml:space="preserve">    root /var/www/store/</w:t>
        </w:r>
      </w:ins>
      <w:ins w:id="700" w:author="Mahmudur Rahman" w:date="2023-11-26T01:03:00Z">
        <w:r>
          <w:rPr>
            <w:rFonts w:asciiTheme="minorHAnsi" w:hAnsiTheme="minorHAnsi" w:cstheme="minorHAnsi"/>
            <w:lang w:val="en-US"/>
          </w:rPr>
          <w:t>store-ui/</w:t>
        </w:r>
      </w:ins>
      <w:ins w:id="701" w:author="Mahmudur Rahman" w:date="2023-11-26T01:01:00Z">
        <w:r w:rsidRPr="003455BF">
          <w:rPr>
            <w:rFonts w:asciiTheme="minorHAnsi" w:hAnsiTheme="minorHAnsi" w:cstheme="minorHAnsi"/>
            <w:lang w:val="en-US"/>
            <w:rPrChange w:id="702" w:author="Mahmudur Rahman" w:date="2023-11-26T01:01:00Z">
              <w:rPr>
                <w:lang w:val="en-US"/>
              </w:rPr>
            </w:rPrChange>
          </w:rPr>
          <w:t>build;</w:t>
        </w:r>
      </w:ins>
    </w:p>
    <w:p w14:paraId="157FD201" w14:textId="77777777" w:rsidR="003455BF" w:rsidRPr="003455BF" w:rsidRDefault="003455BF">
      <w:pPr>
        <w:ind w:left="349"/>
        <w:rPr>
          <w:ins w:id="703" w:author="Mahmudur Rahman" w:date="2023-11-26T01:01:00Z"/>
          <w:rFonts w:asciiTheme="minorHAnsi" w:hAnsiTheme="minorHAnsi" w:cstheme="minorHAnsi"/>
          <w:lang w:val="en-US"/>
          <w:rPrChange w:id="704" w:author="Mahmudur Rahman" w:date="2023-11-26T01:01:00Z">
            <w:rPr>
              <w:ins w:id="705" w:author="Mahmudur Rahman" w:date="2023-11-26T01:01:00Z"/>
              <w:lang w:val="en-US"/>
            </w:rPr>
          </w:rPrChange>
        </w:rPr>
        <w:pPrChange w:id="706" w:author="Mahmudur Rahman" w:date="2023-11-26T01:01:00Z">
          <w:pPr>
            <w:pStyle w:val="ListParagraph"/>
            <w:numPr>
              <w:numId w:val="6"/>
            </w:numPr>
            <w:ind w:left="630" w:hanging="360"/>
          </w:pPr>
        </w:pPrChange>
      </w:pPr>
      <w:ins w:id="707" w:author="Mahmudur Rahman" w:date="2023-11-26T01:01:00Z">
        <w:r w:rsidRPr="003455BF">
          <w:rPr>
            <w:rFonts w:asciiTheme="minorHAnsi" w:hAnsiTheme="minorHAnsi" w:cstheme="minorHAnsi"/>
            <w:lang w:val="en-US"/>
            <w:rPrChange w:id="708" w:author="Mahmudur Rahman" w:date="2023-11-26T01:01:00Z">
              <w:rPr>
                <w:lang w:val="en-US"/>
              </w:rPr>
            </w:rPrChange>
          </w:rPr>
          <w:t xml:space="preserve">    index index.html index.htm;</w:t>
        </w:r>
      </w:ins>
    </w:p>
    <w:p w14:paraId="63A82124" w14:textId="77777777" w:rsidR="003455BF" w:rsidRPr="003455BF" w:rsidRDefault="003455BF">
      <w:pPr>
        <w:ind w:left="349"/>
        <w:rPr>
          <w:ins w:id="709" w:author="Mahmudur Rahman" w:date="2023-11-26T01:01:00Z"/>
          <w:rFonts w:asciiTheme="minorHAnsi" w:hAnsiTheme="minorHAnsi" w:cstheme="minorHAnsi"/>
          <w:lang w:val="en-US"/>
          <w:rPrChange w:id="710" w:author="Mahmudur Rahman" w:date="2023-11-26T01:01:00Z">
            <w:rPr>
              <w:ins w:id="711" w:author="Mahmudur Rahman" w:date="2023-11-26T01:01:00Z"/>
              <w:lang w:val="en-US"/>
            </w:rPr>
          </w:rPrChange>
        </w:rPr>
        <w:pPrChange w:id="712" w:author="Mahmudur Rahman" w:date="2023-11-26T01:01:00Z">
          <w:pPr>
            <w:pStyle w:val="ListParagraph"/>
            <w:numPr>
              <w:numId w:val="6"/>
            </w:numPr>
            <w:ind w:left="630" w:hanging="360"/>
          </w:pPr>
        </w:pPrChange>
      </w:pPr>
      <w:ins w:id="713" w:author="Mahmudur Rahman" w:date="2023-11-26T01:01:00Z">
        <w:r w:rsidRPr="003455BF">
          <w:rPr>
            <w:rFonts w:asciiTheme="minorHAnsi" w:hAnsiTheme="minorHAnsi" w:cstheme="minorHAnsi"/>
            <w:lang w:val="en-US"/>
            <w:rPrChange w:id="714" w:author="Mahmudur Rahman" w:date="2023-11-26T01:01:00Z">
              <w:rPr>
                <w:lang w:val="en-US"/>
              </w:rPr>
            </w:rPrChange>
          </w:rPr>
          <w:t xml:space="preserve">    try_files $uri /index.html;</w:t>
        </w:r>
      </w:ins>
    </w:p>
    <w:p w14:paraId="440C456F" w14:textId="77777777" w:rsidR="003455BF" w:rsidRPr="003455BF" w:rsidRDefault="003455BF">
      <w:pPr>
        <w:ind w:left="349"/>
        <w:rPr>
          <w:ins w:id="715" w:author="Mahmudur Rahman" w:date="2023-11-26T01:01:00Z"/>
          <w:rFonts w:asciiTheme="minorHAnsi" w:hAnsiTheme="minorHAnsi" w:cstheme="minorHAnsi"/>
          <w:lang w:val="en-US"/>
          <w:rPrChange w:id="716" w:author="Mahmudur Rahman" w:date="2023-11-26T01:01:00Z">
            <w:rPr>
              <w:ins w:id="717" w:author="Mahmudur Rahman" w:date="2023-11-26T01:01:00Z"/>
              <w:lang w:val="en-US"/>
            </w:rPr>
          </w:rPrChange>
        </w:rPr>
        <w:pPrChange w:id="718" w:author="Mahmudur Rahman" w:date="2023-11-26T01:01:00Z">
          <w:pPr>
            <w:pStyle w:val="ListParagraph"/>
            <w:numPr>
              <w:numId w:val="6"/>
            </w:numPr>
            <w:ind w:left="630" w:hanging="360"/>
          </w:pPr>
        </w:pPrChange>
      </w:pPr>
      <w:ins w:id="719" w:author="Mahmudur Rahman" w:date="2023-11-26T01:01:00Z">
        <w:r w:rsidRPr="003455BF">
          <w:rPr>
            <w:rFonts w:asciiTheme="minorHAnsi" w:hAnsiTheme="minorHAnsi" w:cstheme="minorHAnsi"/>
            <w:lang w:val="en-US"/>
            <w:rPrChange w:id="720" w:author="Mahmudur Rahman" w:date="2023-11-26T01:01:00Z">
              <w:rPr>
                <w:lang w:val="en-US"/>
              </w:rPr>
            </w:rPrChange>
          </w:rPr>
          <w:t xml:space="preserve">    # Static files</w:t>
        </w:r>
      </w:ins>
    </w:p>
    <w:p w14:paraId="25D0879F" w14:textId="77777777" w:rsidR="003455BF" w:rsidRPr="003455BF" w:rsidRDefault="003455BF">
      <w:pPr>
        <w:ind w:left="349"/>
        <w:rPr>
          <w:ins w:id="721" w:author="Mahmudur Rahman" w:date="2023-11-26T01:01:00Z"/>
          <w:rFonts w:asciiTheme="minorHAnsi" w:hAnsiTheme="minorHAnsi" w:cstheme="minorHAnsi"/>
          <w:lang w:val="en-US"/>
          <w:rPrChange w:id="722" w:author="Mahmudur Rahman" w:date="2023-11-26T01:01:00Z">
            <w:rPr>
              <w:ins w:id="723" w:author="Mahmudur Rahman" w:date="2023-11-26T01:01:00Z"/>
              <w:lang w:val="en-US"/>
            </w:rPr>
          </w:rPrChange>
        </w:rPr>
        <w:pPrChange w:id="724" w:author="Mahmudur Rahman" w:date="2023-11-26T01:01:00Z">
          <w:pPr>
            <w:pStyle w:val="ListParagraph"/>
            <w:numPr>
              <w:numId w:val="6"/>
            </w:numPr>
            <w:ind w:left="630" w:hanging="360"/>
          </w:pPr>
        </w:pPrChange>
      </w:pPr>
      <w:ins w:id="725" w:author="Mahmudur Rahman" w:date="2023-11-26T01:01:00Z">
        <w:r w:rsidRPr="003455BF">
          <w:rPr>
            <w:rFonts w:asciiTheme="minorHAnsi" w:hAnsiTheme="minorHAnsi" w:cstheme="minorHAnsi"/>
            <w:lang w:val="en-US"/>
            <w:rPrChange w:id="726" w:author="Mahmudur Rahman" w:date="2023-11-26T01:01:00Z">
              <w:rPr>
                <w:lang w:val="en-US"/>
              </w:rPr>
            </w:rPrChange>
          </w:rPr>
          <w:t xml:space="preserve">    location / {</w:t>
        </w:r>
      </w:ins>
    </w:p>
    <w:p w14:paraId="4BEF9F80" w14:textId="77777777" w:rsidR="003455BF" w:rsidRPr="003455BF" w:rsidRDefault="003455BF">
      <w:pPr>
        <w:ind w:left="349"/>
        <w:rPr>
          <w:ins w:id="727" w:author="Mahmudur Rahman" w:date="2023-11-26T01:01:00Z"/>
          <w:rFonts w:asciiTheme="minorHAnsi" w:hAnsiTheme="minorHAnsi" w:cstheme="minorHAnsi"/>
          <w:lang w:val="en-US"/>
          <w:rPrChange w:id="728" w:author="Mahmudur Rahman" w:date="2023-11-26T01:01:00Z">
            <w:rPr>
              <w:ins w:id="729" w:author="Mahmudur Rahman" w:date="2023-11-26T01:01:00Z"/>
              <w:lang w:val="en-US"/>
            </w:rPr>
          </w:rPrChange>
        </w:rPr>
        <w:pPrChange w:id="730" w:author="Mahmudur Rahman" w:date="2023-11-26T01:01:00Z">
          <w:pPr>
            <w:pStyle w:val="ListParagraph"/>
            <w:numPr>
              <w:numId w:val="6"/>
            </w:numPr>
            <w:ind w:left="630" w:hanging="360"/>
          </w:pPr>
        </w:pPrChange>
      </w:pPr>
      <w:ins w:id="731" w:author="Mahmudur Rahman" w:date="2023-11-26T01:01:00Z">
        <w:r w:rsidRPr="003455BF">
          <w:rPr>
            <w:rFonts w:asciiTheme="minorHAnsi" w:hAnsiTheme="minorHAnsi" w:cstheme="minorHAnsi"/>
            <w:lang w:val="en-US"/>
            <w:rPrChange w:id="732" w:author="Mahmudur Rahman" w:date="2023-11-26T01:01:00Z">
              <w:rPr>
                <w:lang w:val="en-US"/>
              </w:rPr>
            </w:rPrChange>
          </w:rPr>
          <w:t xml:space="preserve">        try_files $uri /index.html;</w:t>
        </w:r>
      </w:ins>
    </w:p>
    <w:p w14:paraId="42C6C8F1" w14:textId="77777777" w:rsidR="003455BF" w:rsidRPr="003455BF" w:rsidRDefault="003455BF">
      <w:pPr>
        <w:ind w:left="349"/>
        <w:rPr>
          <w:ins w:id="733" w:author="Mahmudur Rahman" w:date="2023-11-26T01:01:00Z"/>
          <w:rFonts w:asciiTheme="minorHAnsi" w:hAnsiTheme="minorHAnsi" w:cstheme="minorHAnsi"/>
          <w:lang w:val="en-US"/>
          <w:rPrChange w:id="734" w:author="Mahmudur Rahman" w:date="2023-11-26T01:01:00Z">
            <w:rPr>
              <w:ins w:id="735" w:author="Mahmudur Rahman" w:date="2023-11-26T01:01:00Z"/>
              <w:lang w:val="en-US"/>
            </w:rPr>
          </w:rPrChange>
        </w:rPr>
        <w:pPrChange w:id="736" w:author="Mahmudur Rahman" w:date="2023-11-26T01:01:00Z">
          <w:pPr>
            <w:pStyle w:val="ListParagraph"/>
            <w:numPr>
              <w:numId w:val="6"/>
            </w:numPr>
            <w:ind w:left="630" w:hanging="360"/>
          </w:pPr>
        </w:pPrChange>
      </w:pPr>
      <w:ins w:id="737" w:author="Mahmudur Rahman" w:date="2023-11-26T01:01:00Z">
        <w:r w:rsidRPr="003455BF">
          <w:rPr>
            <w:rFonts w:asciiTheme="minorHAnsi" w:hAnsiTheme="minorHAnsi" w:cstheme="minorHAnsi"/>
            <w:lang w:val="en-US"/>
            <w:rPrChange w:id="738" w:author="Mahmudur Rahman" w:date="2023-11-26T01:01:00Z">
              <w:rPr>
                <w:lang w:val="en-US"/>
              </w:rPr>
            </w:rPrChange>
          </w:rPr>
          <w:t xml:space="preserve">    }</w:t>
        </w:r>
      </w:ins>
    </w:p>
    <w:p w14:paraId="5F179E6A" w14:textId="77777777" w:rsidR="003455BF" w:rsidRPr="003455BF" w:rsidRDefault="003455BF">
      <w:pPr>
        <w:ind w:left="349"/>
        <w:rPr>
          <w:ins w:id="739" w:author="Mahmudur Rahman" w:date="2023-11-26T01:01:00Z"/>
          <w:rFonts w:asciiTheme="minorHAnsi" w:hAnsiTheme="minorHAnsi" w:cstheme="minorHAnsi"/>
          <w:lang w:val="en-US"/>
          <w:rPrChange w:id="740" w:author="Mahmudur Rahman" w:date="2023-11-26T01:01:00Z">
            <w:rPr>
              <w:ins w:id="741" w:author="Mahmudur Rahman" w:date="2023-11-26T01:01:00Z"/>
              <w:lang w:val="en-US"/>
            </w:rPr>
          </w:rPrChange>
        </w:rPr>
        <w:pPrChange w:id="742" w:author="Mahmudur Rahman" w:date="2023-11-26T01:01:00Z">
          <w:pPr>
            <w:pStyle w:val="ListParagraph"/>
            <w:numPr>
              <w:numId w:val="6"/>
            </w:numPr>
            <w:ind w:left="630" w:hanging="360"/>
          </w:pPr>
        </w:pPrChange>
      </w:pPr>
      <w:ins w:id="743" w:author="Mahmudur Rahman" w:date="2023-11-26T01:01:00Z">
        <w:r w:rsidRPr="003455BF">
          <w:rPr>
            <w:rFonts w:asciiTheme="minorHAnsi" w:hAnsiTheme="minorHAnsi" w:cstheme="minorHAnsi"/>
            <w:lang w:val="en-US"/>
            <w:rPrChange w:id="744" w:author="Mahmudur Rahman" w:date="2023-11-26T01:01:00Z">
              <w:rPr>
                <w:lang w:val="en-US"/>
              </w:rPr>
            </w:rPrChange>
          </w:rPr>
          <w:t>}</w:t>
        </w:r>
      </w:ins>
    </w:p>
    <w:p w14:paraId="282532AF" w14:textId="77777777" w:rsidR="003455BF" w:rsidRPr="003455BF" w:rsidRDefault="003455BF">
      <w:pPr>
        <w:ind w:left="349"/>
        <w:rPr>
          <w:ins w:id="745" w:author="Mahmudur Rahman" w:date="2023-11-26T01:01:00Z"/>
          <w:rFonts w:asciiTheme="minorHAnsi" w:hAnsiTheme="minorHAnsi" w:cstheme="minorHAnsi"/>
          <w:lang w:val="en-US"/>
          <w:rPrChange w:id="746" w:author="Mahmudur Rahman" w:date="2023-11-26T01:01:00Z">
            <w:rPr>
              <w:ins w:id="747" w:author="Mahmudur Rahman" w:date="2023-11-26T01:01:00Z"/>
              <w:lang w:val="en-US"/>
            </w:rPr>
          </w:rPrChange>
        </w:rPr>
        <w:pPrChange w:id="748" w:author="Mahmudur Rahman" w:date="2023-11-26T01:01:00Z">
          <w:pPr>
            <w:pStyle w:val="ListParagraph"/>
            <w:numPr>
              <w:numId w:val="6"/>
            </w:numPr>
            <w:ind w:left="630" w:hanging="360"/>
          </w:pPr>
        </w:pPrChange>
      </w:pPr>
      <w:ins w:id="749" w:author="Mahmudur Rahman" w:date="2023-11-26T01:01:00Z">
        <w:r w:rsidRPr="003455BF">
          <w:rPr>
            <w:rFonts w:asciiTheme="minorHAnsi" w:hAnsiTheme="minorHAnsi" w:cstheme="minorHAnsi"/>
            <w:lang w:val="en-US"/>
            <w:rPrChange w:id="750" w:author="Mahmudur Rahman" w:date="2023-11-26T01:01:00Z">
              <w:rPr>
                <w:lang w:val="en-US"/>
              </w:rPr>
            </w:rPrChange>
          </w:rPr>
          <w:t xml:space="preserve"> </w:t>
        </w:r>
      </w:ins>
    </w:p>
    <w:p w14:paraId="361625D0" w14:textId="6B468EF5" w:rsidR="003455BF" w:rsidRPr="003455BF" w:rsidRDefault="003455BF">
      <w:pPr>
        <w:ind w:left="349"/>
        <w:rPr>
          <w:ins w:id="751" w:author="Mahmudur Rahman" w:date="2023-11-26T01:01:00Z"/>
          <w:rFonts w:asciiTheme="minorHAnsi" w:hAnsiTheme="minorHAnsi" w:cstheme="minorHAnsi"/>
          <w:lang w:val="en-US"/>
          <w:rPrChange w:id="752" w:author="Mahmudur Rahman" w:date="2023-11-26T01:01:00Z">
            <w:rPr>
              <w:ins w:id="753" w:author="Mahmudur Rahman" w:date="2023-11-26T01:01:00Z"/>
              <w:lang w:val="en-US"/>
            </w:rPr>
          </w:rPrChange>
        </w:rPr>
        <w:pPrChange w:id="754" w:author="Mahmudur Rahman" w:date="2023-11-26T01:01:00Z">
          <w:pPr>
            <w:pStyle w:val="ListParagraph"/>
            <w:numPr>
              <w:numId w:val="6"/>
            </w:numPr>
            <w:ind w:left="630" w:hanging="360"/>
          </w:pPr>
        </w:pPrChange>
      </w:pPr>
      <w:ins w:id="755" w:author="Mahmudur Rahman" w:date="2023-11-26T01:01:00Z">
        <w:r w:rsidRPr="003455BF">
          <w:rPr>
            <w:rFonts w:asciiTheme="minorHAnsi" w:hAnsiTheme="minorHAnsi" w:cstheme="minorHAnsi"/>
            <w:lang w:val="en-US"/>
            <w:rPrChange w:id="756" w:author="Mahmudur Rahman" w:date="2023-11-26T01:01:00Z">
              <w:rPr>
                <w:lang w:val="en-US"/>
              </w:rPr>
            </w:rPrChange>
          </w:rPr>
          <w:t xml:space="preserve">9) Create a soft link for /etc/nginx/sites-available/default file in the dir/etc/nginx/sites-available </w:t>
        </w:r>
      </w:ins>
    </w:p>
    <w:p w14:paraId="0AB565EC" w14:textId="77777777" w:rsidR="003455BF" w:rsidRPr="003455BF" w:rsidRDefault="003455BF">
      <w:pPr>
        <w:ind w:left="349"/>
        <w:rPr>
          <w:ins w:id="757" w:author="Mahmudur Rahman" w:date="2023-11-26T01:01:00Z"/>
          <w:rFonts w:asciiTheme="minorHAnsi" w:hAnsiTheme="minorHAnsi" w:cstheme="minorHAnsi"/>
          <w:lang w:val="en-US"/>
          <w:rPrChange w:id="758" w:author="Mahmudur Rahman" w:date="2023-11-26T01:01:00Z">
            <w:rPr>
              <w:ins w:id="759" w:author="Mahmudur Rahman" w:date="2023-11-26T01:01:00Z"/>
              <w:lang w:val="en-US"/>
            </w:rPr>
          </w:rPrChange>
        </w:rPr>
        <w:pPrChange w:id="760" w:author="Mahmudur Rahman" w:date="2023-11-26T01:01:00Z">
          <w:pPr>
            <w:pStyle w:val="ListParagraph"/>
            <w:numPr>
              <w:numId w:val="6"/>
            </w:numPr>
            <w:ind w:left="630" w:hanging="360"/>
          </w:pPr>
        </w:pPrChange>
      </w:pPr>
    </w:p>
    <w:p w14:paraId="6C13BB8A" w14:textId="77777777" w:rsidR="003455BF" w:rsidRPr="003455BF" w:rsidRDefault="003455BF">
      <w:pPr>
        <w:ind w:left="349"/>
        <w:rPr>
          <w:ins w:id="761" w:author="Mahmudur Rahman" w:date="2023-11-26T01:01:00Z"/>
          <w:rFonts w:asciiTheme="minorHAnsi" w:hAnsiTheme="minorHAnsi" w:cstheme="minorHAnsi"/>
          <w:lang w:val="en-US"/>
          <w:rPrChange w:id="762" w:author="Mahmudur Rahman" w:date="2023-11-26T01:01:00Z">
            <w:rPr>
              <w:ins w:id="763" w:author="Mahmudur Rahman" w:date="2023-11-26T01:01:00Z"/>
              <w:lang w:val="en-US"/>
            </w:rPr>
          </w:rPrChange>
        </w:rPr>
        <w:pPrChange w:id="764" w:author="Mahmudur Rahman" w:date="2023-11-26T01:01:00Z">
          <w:pPr>
            <w:pStyle w:val="ListParagraph"/>
            <w:numPr>
              <w:numId w:val="6"/>
            </w:numPr>
            <w:ind w:left="630" w:hanging="360"/>
          </w:pPr>
        </w:pPrChange>
      </w:pPr>
      <w:ins w:id="765" w:author="Mahmudur Rahman" w:date="2023-11-26T01:01:00Z">
        <w:r w:rsidRPr="003455BF">
          <w:rPr>
            <w:rFonts w:asciiTheme="minorHAnsi" w:hAnsiTheme="minorHAnsi" w:cstheme="minorHAnsi"/>
            <w:lang w:val="en-US"/>
            <w:rPrChange w:id="766" w:author="Mahmudur Rahman" w:date="2023-11-26T01:01:00Z">
              <w:rPr>
                <w:lang w:val="en-US"/>
              </w:rPr>
            </w:rPrChange>
          </w:rPr>
          <w:t xml:space="preserve">cd /etc/nginx/sites-available/ </w:t>
        </w:r>
      </w:ins>
    </w:p>
    <w:p w14:paraId="4C0E8ECC" w14:textId="77777777" w:rsidR="003455BF" w:rsidRPr="003455BF" w:rsidRDefault="003455BF">
      <w:pPr>
        <w:ind w:left="349"/>
        <w:rPr>
          <w:ins w:id="767" w:author="Mahmudur Rahman" w:date="2023-11-26T01:01:00Z"/>
          <w:rFonts w:asciiTheme="minorHAnsi" w:hAnsiTheme="minorHAnsi" w:cstheme="minorHAnsi"/>
          <w:lang w:val="en-US"/>
          <w:rPrChange w:id="768" w:author="Mahmudur Rahman" w:date="2023-11-26T01:01:00Z">
            <w:rPr>
              <w:ins w:id="769" w:author="Mahmudur Rahman" w:date="2023-11-26T01:01:00Z"/>
              <w:lang w:val="en-US"/>
            </w:rPr>
          </w:rPrChange>
        </w:rPr>
        <w:pPrChange w:id="770" w:author="Mahmudur Rahman" w:date="2023-11-26T01:01:00Z">
          <w:pPr>
            <w:pStyle w:val="ListParagraph"/>
            <w:numPr>
              <w:numId w:val="6"/>
            </w:numPr>
            <w:ind w:left="630" w:hanging="360"/>
          </w:pPr>
        </w:pPrChange>
      </w:pPr>
      <w:ins w:id="771" w:author="Mahmudur Rahman" w:date="2023-11-26T01:01:00Z">
        <w:r w:rsidRPr="003455BF">
          <w:rPr>
            <w:rFonts w:asciiTheme="minorHAnsi" w:hAnsiTheme="minorHAnsi" w:cstheme="minorHAnsi"/>
            <w:lang w:val="en-US"/>
            <w:rPrChange w:id="772" w:author="Mahmudur Rahman" w:date="2023-11-26T01:01:00Z">
              <w:rPr>
                <w:lang w:val="en-US"/>
              </w:rPr>
            </w:rPrChange>
          </w:rPr>
          <w:lastRenderedPageBreak/>
          <w:t>sudo ln -s default /etc/nginx/sites-enabled/.</w:t>
        </w:r>
      </w:ins>
    </w:p>
    <w:p w14:paraId="65891714" w14:textId="77777777" w:rsidR="003455BF" w:rsidRPr="003455BF" w:rsidRDefault="003455BF">
      <w:pPr>
        <w:ind w:left="349"/>
        <w:rPr>
          <w:ins w:id="773" w:author="Mahmudur Rahman" w:date="2023-11-26T01:01:00Z"/>
          <w:rFonts w:asciiTheme="minorHAnsi" w:hAnsiTheme="minorHAnsi" w:cstheme="minorHAnsi"/>
          <w:lang w:val="en-US"/>
          <w:rPrChange w:id="774" w:author="Mahmudur Rahman" w:date="2023-11-26T01:01:00Z">
            <w:rPr>
              <w:ins w:id="775" w:author="Mahmudur Rahman" w:date="2023-11-26T01:01:00Z"/>
              <w:lang w:val="en-US"/>
            </w:rPr>
          </w:rPrChange>
        </w:rPr>
        <w:pPrChange w:id="776" w:author="Mahmudur Rahman" w:date="2023-11-26T01:01:00Z">
          <w:pPr>
            <w:pStyle w:val="ListParagraph"/>
            <w:numPr>
              <w:numId w:val="6"/>
            </w:numPr>
            <w:ind w:left="630" w:hanging="360"/>
          </w:pPr>
        </w:pPrChange>
      </w:pPr>
      <w:ins w:id="777" w:author="Mahmudur Rahman" w:date="2023-11-26T01:01:00Z">
        <w:r w:rsidRPr="003455BF">
          <w:rPr>
            <w:rFonts w:asciiTheme="minorHAnsi" w:hAnsiTheme="minorHAnsi" w:cstheme="minorHAnsi"/>
            <w:lang w:val="en-US"/>
            <w:rPrChange w:id="778" w:author="Mahmudur Rahman" w:date="2023-11-26T01:01:00Z">
              <w:rPr>
                <w:lang w:val="en-US"/>
              </w:rPr>
            </w:rPrChange>
          </w:rPr>
          <w:t xml:space="preserve"> </w:t>
        </w:r>
      </w:ins>
    </w:p>
    <w:p w14:paraId="5747347A" w14:textId="77777777" w:rsidR="003455BF" w:rsidRPr="003455BF" w:rsidRDefault="003455BF">
      <w:pPr>
        <w:ind w:left="349"/>
        <w:rPr>
          <w:ins w:id="779" w:author="Mahmudur Rahman" w:date="2023-11-26T01:01:00Z"/>
          <w:rFonts w:asciiTheme="minorHAnsi" w:hAnsiTheme="minorHAnsi" w:cstheme="minorHAnsi"/>
          <w:lang w:val="en-US"/>
          <w:rPrChange w:id="780" w:author="Mahmudur Rahman" w:date="2023-11-26T01:01:00Z">
            <w:rPr>
              <w:ins w:id="781" w:author="Mahmudur Rahman" w:date="2023-11-26T01:01:00Z"/>
              <w:lang w:val="en-US"/>
            </w:rPr>
          </w:rPrChange>
        </w:rPr>
        <w:pPrChange w:id="782" w:author="Mahmudur Rahman" w:date="2023-11-26T01:01:00Z">
          <w:pPr>
            <w:pStyle w:val="ListParagraph"/>
            <w:numPr>
              <w:numId w:val="6"/>
            </w:numPr>
            <w:ind w:left="630" w:hanging="360"/>
          </w:pPr>
        </w:pPrChange>
      </w:pPr>
      <w:ins w:id="783" w:author="Mahmudur Rahman" w:date="2023-11-26T01:01:00Z">
        <w:r w:rsidRPr="003455BF">
          <w:rPr>
            <w:rFonts w:asciiTheme="minorHAnsi" w:hAnsiTheme="minorHAnsi" w:cstheme="minorHAnsi"/>
            <w:lang w:val="en-US"/>
            <w:rPrChange w:id="784" w:author="Mahmudur Rahman" w:date="2023-11-26T01:01:00Z">
              <w:rPr>
                <w:lang w:val="en-US"/>
              </w:rPr>
            </w:rPrChange>
          </w:rPr>
          <w:t>10) Start-Up the NGINX Server!</w:t>
        </w:r>
      </w:ins>
    </w:p>
    <w:p w14:paraId="61B520D5" w14:textId="77777777" w:rsidR="003455BF" w:rsidRPr="003455BF" w:rsidRDefault="003455BF">
      <w:pPr>
        <w:ind w:left="349"/>
        <w:rPr>
          <w:ins w:id="785" w:author="Mahmudur Rahman" w:date="2023-11-26T01:01:00Z"/>
          <w:rFonts w:asciiTheme="minorHAnsi" w:hAnsiTheme="minorHAnsi" w:cstheme="minorHAnsi"/>
          <w:lang w:val="en-US"/>
          <w:rPrChange w:id="786" w:author="Mahmudur Rahman" w:date="2023-11-26T01:01:00Z">
            <w:rPr>
              <w:ins w:id="787" w:author="Mahmudur Rahman" w:date="2023-11-26T01:01:00Z"/>
              <w:lang w:val="en-US"/>
            </w:rPr>
          </w:rPrChange>
        </w:rPr>
        <w:pPrChange w:id="788" w:author="Mahmudur Rahman" w:date="2023-11-26T01:01:00Z">
          <w:pPr>
            <w:pStyle w:val="ListParagraph"/>
            <w:numPr>
              <w:numId w:val="6"/>
            </w:numPr>
            <w:ind w:left="630" w:hanging="360"/>
          </w:pPr>
        </w:pPrChange>
      </w:pPr>
      <w:ins w:id="789" w:author="Mahmudur Rahman" w:date="2023-11-26T01:01:00Z">
        <w:r w:rsidRPr="003455BF">
          <w:rPr>
            <w:rFonts w:asciiTheme="minorHAnsi" w:hAnsiTheme="minorHAnsi" w:cstheme="minorHAnsi"/>
            <w:lang w:val="en-US"/>
            <w:rPrChange w:id="790" w:author="Mahmudur Rahman" w:date="2023-11-26T01:01:00Z">
              <w:rPr>
                <w:lang w:val="en-US"/>
              </w:rPr>
            </w:rPrChange>
          </w:rPr>
          <w:t>sudo ufw allow 'Nginx Full'</w:t>
        </w:r>
      </w:ins>
    </w:p>
    <w:p w14:paraId="7CB97686" w14:textId="77777777" w:rsidR="003455BF" w:rsidRPr="003455BF" w:rsidRDefault="003455BF">
      <w:pPr>
        <w:ind w:left="349"/>
        <w:rPr>
          <w:ins w:id="791" w:author="Mahmudur Rahman" w:date="2023-11-26T01:01:00Z"/>
          <w:rFonts w:asciiTheme="minorHAnsi" w:hAnsiTheme="minorHAnsi" w:cstheme="minorHAnsi"/>
          <w:lang w:val="en-US"/>
          <w:rPrChange w:id="792" w:author="Mahmudur Rahman" w:date="2023-11-26T01:01:00Z">
            <w:rPr>
              <w:ins w:id="793" w:author="Mahmudur Rahman" w:date="2023-11-26T01:01:00Z"/>
              <w:lang w:val="en-US"/>
            </w:rPr>
          </w:rPrChange>
        </w:rPr>
        <w:pPrChange w:id="794" w:author="Mahmudur Rahman" w:date="2023-11-26T01:01:00Z">
          <w:pPr>
            <w:pStyle w:val="ListParagraph"/>
            <w:numPr>
              <w:numId w:val="6"/>
            </w:numPr>
            <w:ind w:left="630" w:hanging="360"/>
          </w:pPr>
        </w:pPrChange>
      </w:pPr>
      <w:ins w:id="795" w:author="Mahmudur Rahman" w:date="2023-11-26T01:01:00Z">
        <w:r w:rsidRPr="003455BF">
          <w:rPr>
            <w:rFonts w:asciiTheme="minorHAnsi" w:hAnsiTheme="minorHAnsi" w:cstheme="minorHAnsi"/>
            <w:lang w:val="en-US"/>
            <w:rPrChange w:id="796" w:author="Mahmudur Rahman" w:date="2023-11-26T01:01:00Z">
              <w:rPr>
                <w:lang w:val="en-US"/>
              </w:rPr>
            </w:rPrChange>
          </w:rPr>
          <w:t>sudo systemctl daemon-reload</w:t>
        </w:r>
      </w:ins>
    </w:p>
    <w:p w14:paraId="0CC973FC" w14:textId="77777777" w:rsidR="003455BF" w:rsidRDefault="003455BF" w:rsidP="003455BF">
      <w:pPr>
        <w:ind w:left="349"/>
        <w:rPr>
          <w:ins w:id="797" w:author="Mahmudur Rahman" w:date="2023-11-26T01:03:00Z"/>
          <w:rFonts w:asciiTheme="minorHAnsi" w:hAnsiTheme="minorHAnsi" w:cstheme="minorHAnsi"/>
          <w:lang w:val="en-US"/>
        </w:rPr>
      </w:pPr>
      <w:ins w:id="798" w:author="Mahmudur Rahman" w:date="2023-11-26T01:01:00Z">
        <w:r w:rsidRPr="003455BF">
          <w:rPr>
            <w:rFonts w:asciiTheme="minorHAnsi" w:hAnsiTheme="minorHAnsi" w:cstheme="minorHAnsi"/>
            <w:lang w:val="en-US"/>
            <w:rPrChange w:id="799" w:author="Mahmudur Rahman" w:date="2023-11-26T01:01:00Z">
              <w:rPr>
                <w:lang w:val="en-US"/>
              </w:rPr>
            </w:rPrChange>
          </w:rPr>
          <w:t>sudo systemctl start nginx</w:t>
        </w:r>
      </w:ins>
    </w:p>
    <w:p w14:paraId="1D5CCF5C" w14:textId="3B24C5EA" w:rsidR="005D5C2C" w:rsidRPr="003455BF" w:rsidRDefault="003455BF">
      <w:pPr>
        <w:ind w:left="349"/>
        <w:rPr>
          <w:rFonts w:asciiTheme="minorHAnsi" w:hAnsiTheme="minorHAnsi" w:cstheme="minorHAnsi"/>
          <w:lang w:val="en-US"/>
          <w:rPrChange w:id="800" w:author="Mahmudur Rahman" w:date="2023-11-26T01:01:00Z">
            <w:rPr>
              <w:rFonts w:cs="Lato"/>
              <w:lang w:val="en-US"/>
            </w:rPr>
          </w:rPrChange>
        </w:rPr>
        <w:pPrChange w:id="801" w:author="Mahmudur Rahman" w:date="2023-11-26T01:03:00Z">
          <w:pPr>
            <w:pStyle w:val="ListParagraph"/>
            <w:numPr>
              <w:numId w:val="6"/>
            </w:numPr>
            <w:ind w:left="630" w:hanging="360"/>
          </w:pPr>
        </w:pPrChange>
      </w:pPr>
      <w:ins w:id="802" w:author="Mahmudur Rahman" w:date="2023-11-26T01:01:00Z">
        <w:r w:rsidRPr="003455BF">
          <w:rPr>
            <w:rFonts w:asciiTheme="minorHAnsi" w:hAnsiTheme="minorHAnsi" w:cstheme="minorHAnsi"/>
            <w:lang w:val="en-US"/>
            <w:rPrChange w:id="803" w:author="Mahmudur Rahman" w:date="2023-11-26T01:01:00Z">
              <w:rPr>
                <w:lang w:val="en-US"/>
              </w:rPr>
            </w:rPrChange>
          </w:rPr>
          <w:t>sudo systemctl restart nginx</w:t>
        </w:r>
      </w:ins>
      <w:r w:rsidRPr="003455BF">
        <w:rPr>
          <w:rFonts w:asciiTheme="minorHAnsi" w:hAnsiTheme="minorHAnsi" w:cstheme="minorHAnsi"/>
          <w:lang w:val="en-US"/>
          <w:rPrChange w:id="804" w:author="Mahmudur Rahman" w:date="2023-11-26T01:01:00Z">
            <w:rPr>
              <w:rFonts w:cs="Lato"/>
              <w:lang w:val="en-US"/>
            </w:rPr>
          </w:rPrChange>
        </w:rPr>
        <w:br/>
      </w:r>
    </w:p>
    <w:p w14:paraId="0C8BCC73" w14:textId="71E64E04" w:rsidR="005D5C2C" w:rsidRPr="00CA6096" w:rsidRDefault="00000000">
      <w:pPr>
        <w:pStyle w:val="ListParagraph"/>
        <w:numPr>
          <w:ilvl w:val="0"/>
          <w:numId w:val="6"/>
        </w:numPr>
        <w:rPr>
          <w:rFonts w:asciiTheme="minorHAnsi" w:hAnsiTheme="minorHAnsi" w:cstheme="minorHAnsi"/>
          <w:lang w:val="en-US"/>
          <w:rPrChange w:id="805" w:author="Mahmudur Rahman" w:date="2023-11-14T22:49:00Z">
            <w:rPr>
              <w:rFonts w:cs="Lato"/>
              <w:lang w:val="en-US"/>
            </w:rPr>
          </w:rPrChange>
        </w:rPr>
      </w:pPr>
      <w:r w:rsidRPr="00CA6096">
        <w:rPr>
          <w:rFonts w:asciiTheme="minorHAnsi" w:hAnsiTheme="minorHAnsi" w:cstheme="minorHAnsi"/>
          <w:lang w:val="en-US"/>
          <w:rPrChange w:id="806" w:author="Mahmudur Rahman" w:date="2023-11-14T22:49:00Z">
            <w:rPr>
              <w:rFonts w:cs="Lato"/>
              <w:lang w:val="en-US"/>
            </w:rPr>
          </w:rPrChange>
        </w:rPr>
        <w:t>Why are the deals of the day pane empty?</w:t>
      </w:r>
      <w:r w:rsidRPr="00CA6096">
        <w:rPr>
          <w:rFonts w:asciiTheme="minorHAnsi" w:hAnsiTheme="minorHAnsi" w:cstheme="minorHAnsi"/>
          <w:lang w:val="en-US"/>
          <w:rPrChange w:id="807" w:author="Mahmudur Rahman" w:date="2023-11-14T22:49:00Z">
            <w:rPr>
              <w:rFonts w:cs="Lato"/>
              <w:lang w:val="en-US"/>
            </w:rPr>
          </w:rPrChange>
        </w:rPr>
        <w:br/>
        <w:t>(You probably need to check the Developer-Tools -&gt; Networking and then reload the page)</w:t>
      </w:r>
      <w:r w:rsidRPr="00CA6096">
        <w:rPr>
          <w:rFonts w:asciiTheme="minorHAnsi" w:hAnsiTheme="minorHAnsi" w:cstheme="minorHAnsi"/>
          <w:lang w:val="en-US"/>
          <w:rPrChange w:id="808" w:author="Mahmudur Rahman" w:date="2023-11-14T22:49:00Z">
            <w:rPr>
              <w:rFonts w:cs="Lato"/>
              <w:lang w:val="en-US"/>
            </w:rPr>
          </w:rPrChange>
        </w:rPr>
        <w:br/>
      </w:r>
      <w:r w:rsidRPr="00CA6096">
        <w:rPr>
          <w:rFonts w:asciiTheme="minorHAnsi" w:hAnsiTheme="minorHAnsi" w:cstheme="minorHAnsi"/>
          <w:lang w:val="en-US"/>
          <w:rPrChange w:id="809" w:author="Mahmudur Rahman" w:date="2023-11-14T22:49:00Z">
            <w:rPr>
              <w:rFonts w:cs="Lato"/>
              <w:lang w:val="en-US"/>
            </w:rPr>
          </w:rPrChange>
        </w:rPr>
        <w:br/>
      </w:r>
      <w:r w:rsidRPr="00CA6096">
        <w:rPr>
          <w:rFonts w:asciiTheme="minorHAnsi" w:hAnsiTheme="minorHAnsi" w:cstheme="minorHAnsi"/>
          <w:lang w:val="en-US"/>
          <w:rPrChange w:id="810" w:author="Mahmudur Rahman" w:date="2023-11-14T22:49:00Z">
            <w:rPr>
              <w:rFonts w:cs="Lato"/>
              <w:lang w:val="en-US"/>
            </w:rPr>
          </w:rPrChange>
        </w:rPr>
        <w:br/>
      </w:r>
      <w:ins w:id="811" w:author="Mahmudur Rahman" w:date="2023-11-26T00:44:00Z">
        <w:r w:rsidR="00E83391" w:rsidRPr="00E83391">
          <w:rPr>
            <w:rFonts w:asciiTheme="minorHAnsi" w:hAnsiTheme="minorHAnsi" w:cstheme="minorHAnsi"/>
            <w:lang w:val="en-US"/>
          </w:rPr>
          <w:t xml:space="preserve">because </w:t>
        </w:r>
        <w:r w:rsidR="00E83391">
          <w:rPr>
            <w:rFonts w:asciiTheme="minorHAnsi" w:hAnsiTheme="minorHAnsi" w:cstheme="minorHAnsi"/>
            <w:lang w:val="en-US"/>
          </w:rPr>
          <w:t>we</w:t>
        </w:r>
        <w:r w:rsidR="00E83391" w:rsidRPr="00E83391">
          <w:rPr>
            <w:rFonts w:asciiTheme="minorHAnsi" w:hAnsiTheme="minorHAnsi" w:cstheme="minorHAnsi"/>
            <w:lang w:val="en-US"/>
          </w:rPr>
          <w:t xml:space="preserve"> are calling localhost:8002 and there is no API running on it</w:t>
        </w:r>
      </w:ins>
      <w:r w:rsidRPr="00CA6096">
        <w:rPr>
          <w:rFonts w:asciiTheme="minorHAnsi" w:hAnsiTheme="minorHAnsi" w:cstheme="minorHAnsi"/>
          <w:lang w:val="en-US"/>
          <w:rPrChange w:id="812" w:author="Mahmudur Rahman" w:date="2023-11-14T22:49:00Z">
            <w:rPr>
              <w:rFonts w:cs="Lato"/>
              <w:lang w:val="en-US"/>
            </w:rPr>
          </w:rPrChange>
        </w:rPr>
        <w:br/>
      </w:r>
      <w:r w:rsidRPr="00CA6096">
        <w:rPr>
          <w:rFonts w:asciiTheme="minorHAnsi" w:hAnsiTheme="minorHAnsi" w:cstheme="minorHAnsi"/>
          <w:lang w:val="en-US"/>
          <w:rPrChange w:id="813" w:author="Mahmudur Rahman" w:date="2023-11-14T22:49:00Z">
            <w:rPr>
              <w:rFonts w:cs="Lato"/>
              <w:lang w:val="en-US"/>
            </w:rPr>
          </w:rPrChange>
        </w:rPr>
        <w:br/>
      </w:r>
      <w:r w:rsidRPr="00CA6096">
        <w:rPr>
          <w:rFonts w:asciiTheme="minorHAnsi" w:hAnsiTheme="minorHAnsi" w:cstheme="minorHAnsi"/>
          <w:lang w:val="en-US"/>
          <w:rPrChange w:id="814" w:author="Mahmudur Rahman" w:date="2023-11-14T22:49:00Z">
            <w:rPr>
              <w:rFonts w:cs="Lato"/>
              <w:lang w:val="en-US"/>
            </w:rPr>
          </w:rPrChange>
        </w:rPr>
        <w:br/>
      </w:r>
      <w:r w:rsidRPr="00CA6096">
        <w:rPr>
          <w:rFonts w:asciiTheme="minorHAnsi" w:hAnsiTheme="minorHAnsi" w:cstheme="minorHAnsi"/>
          <w:lang w:val="en-US"/>
          <w:rPrChange w:id="815" w:author="Mahmudur Rahman" w:date="2023-11-14T22:49:00Z">
            <w:rPr>
              <w:rFonts w:cs="Lato"/>
              <w:lang w:val="en-US"/>
            </w:rPr>
          </w:rPrChange>
        </w:rPr>
        <w:br/>
      </w:r>
      <w:r w:rsidRPr="00CA6096">
        <w:rPr>
          <w:rFonts w:asciiTheme="minorHAnsi" w:hAnsiTheme="minorHAnsi" w:cstheme="minorHAnsi"/>
          <w:lang w:val="en-US"/>
          <w:rPrChange w:id="816" w:author="Mahmudur Rahman" w:date="2023-11-14T22:49:00Z">
            <w:rPr>
              <w:rFonts w:cs="Lato"/>
              <w:lang w:val="en-US"/>
            </w:rPr>
          </w:rPrChange>
        </w:rPr>
        <w:br/>
      </w:r>
    </w:p>
    <w:p w14:paraId="6771E0DC" w14:textId="77777777" w:rsidR="00E83391" w:rsidRDefault="00000000">
      <w:pPr>
        <w:pStyle w:val="ListParagraph"/>
        <w:numPr>
          <w:ilvl w:val="0"/>
          <w:numId w:val="6"/>
        </w:numPr>
        <w:rPr>
          <w:ins w:id="817" w:author="Mahmudur Rahman" w:date="2023-11-26T00:54:00Z"/>
          <w:rFonts w:asciiTheme="minorHAnsi" w:hAnsiTheme="minorHAnsi" w:cstheme="minorHAnsi"/>
          <w:lang w:val="en-US"/>
        </w:rPr>
      </w:pPr>
      <w:r w:rsidRPr="00CA6096">
        <w:rPr>
          <w:rFonts w:asciiTheme="minorHAnsi" w:hAnsiTheme="minorHAnsi" w:cstheme="minorHAnsi"/>
          <w:lang w:val="en-US"/>
          <w:rPrChange w:id="818" w:author="Mahmudur Rahman" w:date="2023-11-14T22:49:00Z">
            <w:rPr>
              <w:rFonts w:cs="Lato"/>
              <w:lang w:val="en-US"/>
            </w:rPr>
          </w:rPrChange>
        </w:rPr>
        <w:t>What do you need to do, to enable the store-ui to access the products- and cart-service?</w:t>
      </w:r>
      <w:r w:rsidRPr="00CA6096">
        <w:rPr>
          <w:rFonts w:asciiTheme="minorHAnsi" w:hAnsiTheme="minorHAnsi" w:cstheme="minorHAnsi"/>
          <w:lang w:val="en-US"/>
          <w:rPrChange w:id="819" w:author="Mahmudur Rahman" w:date="2023-11-14T22:49:00Z">
            <w:rPr>
              <w:rFonts w:cs="Lato"/>
              <w:lang w:val="en-US"/>
            </w:rPr>
          </w:rPrChange>
        </w:rPr>
        <w:br/>
        <w:t>(Check the .env-File in the repository and the endpoints configured in the remote ui)</w:t>
      </w:r>
      <w:r w:rsidRPr="00CA6096">
        <w:rPr>
          <w:rFonts w:asciiTheme="minorHAnsi" w:hAnsiTheme="minorHAnsi" w:cstheme="minorHAnsi"/>
          <w:lang w:val="en-US"/>
          <w:rPrChange w:id="820" w:author="Mahmudur Rahman" w:date="2023-11-14T22:49:00Z">
            <w:rPr>
              <w:rFonts w:cs="Lato"/>
              <w:lang w:val="en-US"/>
            </w:rPr>
          </w:rPrChange>
        </w:rPr>
        <w:br/>
      </w:r>
      <w:ins w:id="821" w:author="Mahmudur Rahman" w:date="2023-11-26T00:54:00Z">
        <w:r w:rsidR="00E83391">
          <w:rPr>
            <w:noProof/>
            <w14:ligatures w14:val="standardContextual"/>
          </w:rPr>
          <w:drawing>
            <wp:inline distT="0" distB="0" distL="0" distR="0" wp14:anchorId="76458309" wp14:editId="63C0DE90">
              <wp:extent cx="5657850" cy="466725"/>
              <wp:effectExtent l="0" t="0" r="0" b="9525"/>
              <wp:docPr id="328097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97099" name=""/>
                      <pic:cNvPicPr/>
                    </pic:nvPicPr>
                    <pic:blipFill>
                      <a:blip r:embed="rId13"/>
                      <a:stretch>
                        <a:fillRect/>
                      </a:stretch>
                    </pic:blipFill>
                    <pic:spPr>
                      <a:xfrm>
                        <a:off x="0" y="0"/>
                        <a:ext cx="5657850" cy="466725"/>
                      </a:xfrm>
                      <a:prstGeom prst="rect">
                        <a:avLst/>
                      </a:prstGeom>
                    </pic:spPr>
                  </pic:pic>
                </a:graphicData>
              </a:graphic>
            </wp:inline>
          </w:drawing>
        </w:r>
      </w:ins>
    </w:p>
    <w:p w14:paraId="6A2F0AF3" w14:textId="50D942F9" w:rsidR="005D5C2C" w:rsidRDefault="00E83391">
      <w:pPr>
        <w:ind w:left="349"/>
        <w:rPr>
          <w:ins w:id="822" w:author="Mahmudur Rahman" w:date="2023-11-26T12:14:00Z"/>
          <w:rFonts w:asciiTheme="minorHAnsi" w:hAnsiTheme="minorHAnsi" w:cstheme="minorHAnsi"/>
          <w:lang w:val="en-US"/>
        </w:rPr>
      </w:pPr>
      <w:ins w:id="823" w:author="Mahmudur Rahman" w:date="2023-11-26T00:54:00Z">
        <w:r w:rsidRPr="003455BF">
          <w:rPr>
            <w:rFonts w:asciiTheme="minorHAnsi" w:hAnsiTheme="minorHAnsi" w:cstheme="minorHAnsi"/>
            <w:lang w:val="en-US"/>
            <w:rPrChange w:id="824" w:author="Mahmudur Rahman" w:date="2023-11-26T00:55:00Z">
              <w:rPr>
                <w:lang w:val="en-US"/>
              </w:rPr>
            </w:rPrChange>
          </w:rPr>
          <w:t>Have to set the ip 172</w:t>
        </w:r>
        <w:r w:rsidR="003455BF" w:rsidRPr="003455BF">
          <w:rPr>
            <w:rFonts w:asciiTheme="minorHAnsi" w:hAnsiTheme="minorHAnsi" w:cstheme="minorHAnsi"/>
            <w:lang w:val="en-US"/>
            <w:rPrChange w:id="825" w:author="Mahmudur Rahman" w:date="2023-11-26T00:55:00Z">
              <w:rPr>
                <w:lang w:val="en-US"/>
              </w:rPr>
            </w:rPrChange>
          </w:rPr>
          <w:t>.22.145.11</w:t>
        </w:r>
      </w:ins>
      <w:ins w:id="826" w:author="Mahmudur Rahman" w:date="2023-11-26T00:55:00Z">
        <w:r w:rsidR="003455BF" w:rsidRPr="003455BF">
          <w:rPr>
            <w:rFonts w:asciiTheme="minorHAnsi" w:hAnsiTheme="minorHAnsi" w:cstheme="minorHAnsi"/>
            <w:lang w:val="en-US"/>
            <w:rPrChange w:id="827" w:author="Mahmudur Rahman" w:date="2023-11-26T00:55:00Z">
              <w:rPr>
                <w:lang w:val="en-US"/>
              </w:rPr>
            </w:rPrChange>
          </w:rPr>
          <w:t>0</w:t>
        </w:r>
      </w:ins>
      <w:r w:rsidRPr="003455BF">
        <w:rPr>
          <w:rFonts w:asciiTheme="minorHAnsi" w:hAnsiTheme="minorHAnsi" w:cstheme="minorHAnsi"/>
          <w:lang w:val="en-US"/>
          <w:rPrChange w:id="828" w:author="Mahmudur Rahman" w:date="2023-11-26T00:55:00Z">
            <w:rPr>
              <w:rFonts w:cs="Lato"/>
              <w:lang w:val="en-US"/>
            </w:rPr>
          </w:rPrChange>
        </w:rPr>
        <w:br/>
      </w:r>
      <w:r w:rsidRPr="003455BF">
        <w:rPr>
          <w:rFonts w:asciiTheme="minorHAnsi" w:hAnsiTheme="minorHAnsi" w:cstheme="minorHAnsi"/>
          <w:lang w:val="en-US"/>
          <w:rPrChange w:id="829" w:author="Mahmudur Rahman" w:date="2023-11-26T00:55:00Z">
            <w:rPr>
              <w:rFonts w:cs="Lato"/>
              <w:lang w:val="en-US"/>
            </w:rPr>
          </w:rPrChange>
        </w:rPr>
        <w:br/>
      </w:r>
      <w:ins w:id="830" w:author="Mahmudur Rahman" w:date="2023-11-26T12:25:00Z">
        <w:r w:rsidR="00023C70">
          <w:rPr>
            <w:noProof/>
            <w14:ligatures w14:val="standardContextual"/>
          </w:rPr>
          <w:drawing>
            <wp:inline distT="0" distB="0" distL="0" distR="0" wp14:anchorId="39EB1E74" wp14:editId="608CF8A5">
              <wp:extent cx="5759450" cy="3181985"/>
              <wp:effectExtent l="0" t="0" r="0" b="0"/>
              <wp:docPr id="1124511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11890" name="Picture 1" descr="A screenshot of a computer&#10;&#10;Description automatically generated"/>
                      <pic:cNvPicPr/>
                    </pic:nvPicPr>
                    <pic:blipFill>
                      <a:blip r:embed="rId14"/>
                      <a:stretch>
                        <a:fillRect/>
                      </a:stretch>
                    </pic:blipFill>
                    <pic:spPr>
                      <a:xfrm>
                        <a:off x="0" y="0"/>
                        <a:ext cx="5759450" cy="3181985"/>
                      </a:xfrm>
                      <a:prstGeom prst="rect">
                        <a:avLst/>
                      </a:prstGeom>
                    </pic:spPr>
                  </pic:pic>
                </a:graphicData>
              </a:graphic>
            </wp:inline>
          </w:drawing>
        </w:r>
      </w:ins>
    </w:p>
    <w:p w14:paraId="19C7DB81" w14:textId="77777777" w:rsidR="00686D90" w:rsidRDefault="00686D90">
      <w:pPr>
        <w:ind w:left="349"/>
        <w:rPr>
          <w:ins w:id="831" w:author="Mahmudur Rahman" w:date="2023-11-26T12:14:00Z"/>
          <w:rFonts w:asciiTheme="minorHAnsi" w:hAnsiTheme="minorHAnsi" w:cstheme="minorHAnsi"/>
          <w:lang w:val="en-US"/>
        </w:rPr>
      </w:pPr>
    </w:p>
    <w:p w14:paraId="12D9D569" w14:textId="77777777" w:rsidR="00686D90" w:rsidRDefault="00686D90">
      <w:pPr>
        <w:ind w:left="349"/>
        <w:rPr>
          <w:ins w:id="832" w:author="Mahmudur Rahman" w:date="2023-11-26T12:14:00Z"/>
          <w:rFonts w:asciiTheme="minorHAnsi" w:hAnsiTheme="minorHAnsi" w:cstheme="minorHAnsi"/>
          <w:lang w:val="en-US"/>
        </w:rPr>
      </w:pPr>
    </w:p>
    <w:p w14:paraId="0F7FD3AA" w14:textId="77777777" w:rsidR="00686D90" w:rsidRDefault="00686D90">
      <w:pPr>
        <w:ind w:left="349"/>
        <w:rPr>
          <w:ins w:id="833" w:author="Mahmudur Rahman" w:date="2023-11-26T12:14:00Z"/>
          <w:rFonts w:asciiTheme="minorHAnsi" w:hAnsiTheme="minorHAnsi" w:cstheme="minorHAnsi"/>
          <w:lang w:val="en-US"/>
        </w:rPr>
      </w:pPr>
    </w:p>
    <w:p w14:paraId="2503581C" w14:textId="77777777" w:rsidR="00686D90" w:rsidRDefault="00686D90">
      <w:pPr>
        <w:ind w:left="349"/>
        <w:rPr>
          <w:ins w:id="834" w:author="Mahmudur Rahman" w:date="2023-11-26T12:14:00Z"/>
          <w:rFonts w:asciiTheme="minorHAnsi" w:hAnsiTheme="minorHAnsi" w:cstheme="minorHAnsi"/>
          <w:lang w:val="en-US"/>
        </w:rPr>
      </w:pPr>
    </w:p>
    <w:p w14:paraId="72F8CFBC" w14:textId="77777777" w:rsidR="00686D90" w:rsidRDefault="00686D90">
      <w:pPr>
        <w:ind w:left="349"/>
        <w:rPr>
          <w:ins w:id="835" w:author="Mahmudur Rahman" w:date="2023-11-26T12:14:00Z"/>
          <w:rFonts w:asciiTheme="minorHAnsi" w:hAnsiTheme="minorHAnsi" w:cstheme="minorHAnsi"/>
          <w:lang w:val="en-US"/>
        </w:rPr>
      </w:pPr>
    </w:p>
    <w:p w14:paraId="369D744C" w14:textId="77777777" w:rsidR="00686D90" w:rsidRDefault="00686D90">
      <w:pPr>
        <w:ind w:left="349"/>
        <w:rPr>
          <w:ins w:id="836" w:author="Mahmudur Rahman" w:date="2023-11-26T12:14:00Z"/>
          <w:rFonts w:asciiTheme="minorHAnsi" w:hAnsiTheme="minorHAnsi" w:cstheme="minorHAnsi"/>
          <w:lang w:val="en-US"/>
        </w:rPr>
      </w:pPr>
    </w:p>
    <w:p w14:paraId="6EBE751D" w14:textId="77777777" w:rsidR="00686D90" w:rsidRDefault="00686D90">
      <w:pPr>
        <w:ind w:left="349"/>
        <w:rPr>
          <w:ins w:id="837" w:author="Mahmudur Rahman" w:date="2023-11-26T12:14:00Z"/>
          <w:rFonts w:asciiTheme="minorHAnsi" w:hAnsiTheme="minorHAnsi" w:cstheme="minorHAnsi"/>
          <w:lang w:val="en-US"/>
        </w:rPr>
      </w:pPr>
    </w:p>
    <w:p w14:paraId="5D1120F3" w14:textId="77777777" w:rsidR="00686D90" w:rsidRPr="003455BF" w:rsidRDefault="00686D90">
      <w:pPr>
        <w:ind w:left="349"/>
        <w:rPr>
          <w:rFonts w:asciiTheme="minorHAnsi" w:hAnsiTheme="minorHAnsi" w:cstheme="minorHAnsi"/>
          <w:lang w:val="en-US"/>
          <w:rPrChange w:id="838" w:author="Mahmudur Rahman" w:date="2023-11-26T00:55:00Z">
            <w:rPr>
              <w:rFonts w:cs="Lato"/>
              <w:lang w:val="en-US"/>
            </w:rPr>
          </w:rPrChange>
        </w:rPr>
        <w:pPrChange w:id="839" w:author="Mahmudur Rahman" w:date="2023-11-26T00:55:00Z">
          <w:pPr>
            <w:pStyle w:val="ListParagraph"/>
            <w:numPr>
              <w:numId w:val="6"/>
            </w:numPr>
            <w:ind w:left="630" w:hanging="360"/>
          </w:pPr>
        </w:pPrChange>
      </w:pPr>
    </w:p>
    <w:p w14:paraId="29C40ECE" w14:textId="77777777" w:rsidR="005D5C2C" w:rsidRPr="00CA6096" w:rsidRDefault="00000000">
      <w:pPr>
        <w:pStyle w:val="Heading2"/>
        <w:rPr>
          <w:rFonts w:asciiTheme="minorHAnsi" w:hAnsiTheme="minorHAnsi" w:cstheme="minorHAnsi"/>
          <w:rPrChange w:id="840" w:author="Mahmudur Rahman" w:date="2023-11-14T22:49:00Z">
            <w:rPr/>
          </w:rPrChange>
        </w:rPr>
      </w:pPr>
      <w:bookmarkStart w:id="841" w:name="_Toc146959657"/>
      <w:r w:rsidRPr="00CA6096">
        <w:rPr>
          <w:rFonts w:asciiTheme="minorHAnsi" w:hAnsiTheme="minorHAnsi" w:cstheme="minorHAnsi"/>
          <w:rPrChange w:id="842" w:author="Mahmudur Rahman" w:date="2023-11-14T22:49:00Z">
            <w:rPr/>
          </w:rPrChange>
        </w:rPr>
        <w:t>Reflective Tasks</w:t>
      </w:r>
      <w:bookmarkEnd w:id="841"/>
    </w:p>
    <w:p w14:paraId="6178B858" w14:textId="77777777" w:rsidR="005D5C2C" w:rsidRPr="00CA6096" w:rsidRDefault="00000000">
      <w:pPr>
        <w:rPr>
          <w:rFonts w:asciiTheme="minorHAnsi" w:hAnsiTheme="minorHAnsi" w:cstheme="minorHAnsi"/>
          <w:lang w:val="en-US"/>
          <w:rPrChange w:id="843" w:author="Mahmudur Rahman" w:date="2023-11-14T22:49:00Z">
            <w:rPr>
              <w:lang w:val="en-US"/>
            </w:rPr>
          </w:rPrChange>
        </w:rPr>
      </w:pPr>
      <w:r w:rsidRPr="00CA6096">
        <w:rPr>
          <w:rFonts w:asciiTheme="minorHAnsi" w:hAnsiTheme="minorHAnsi" w:cstheme="minorHAnsi"/>
          <w:lang w:val="en-US"/>
          <w:rPrChange w:id="844" w:author="Mahmudur Rahman" w:date="2023-11-14T22:49:00Z">
            <w:rPr>
              <w:lang w:val="en-US"/>
            </w:rPr>
          </w:rPrChange>
        </w:rPr>
        <w:t>Based on the knowledge you gathered, there are some reflective questions to be asked. (Always keep in mind the case study while answering these questions)</w:t>
      </w:r>
    </w:p>
    <w:p w14:paraId="6F44FB0E" w14:textId="77777777" w:rsidR="005D5C2C" w:rsidRPr="00CA6096" w:rsidRDefault="005D5C2C">
      <w:pPr>
        <w:rPr>
          <w:rFonts w:asciiTheme="minorHAnsi" w:hAnsiTheme="minorHAnsi" w:cstheme="minorHAnsi"/>
          <w:lang w:val="en-US"/>
          <w:rPrChange w:id="845" w:author="Mahmudur Rahman" w:date="2023-11-14T22:49:00Z">
            <w:rPr>
              <w:lang w:val="en-US"/>
            </w:rPr>
          </w:rPrChange>
        </w:rPr>
      </w:pPr>
    </w:p>
    <w:p w14:paraId="7D91A84F" w14:textId="41A35FA6" w:rsidR="00F4728A" w:rsidRDefault="00000000">
      <w:pPr>
        <w:pStyle w:val="ListParagraph"/>
        <w:numPr>
          <w:ilvl w:val="0"/>
          <w:numId w:val="8"/>
        </w:numPr>
        <w:rPr>
          <w:ins w:id="846" w:author="Mahmudur Rahman" w:date="2023-11-26T13:05:00Z"/>
          <w:rFonts w:asciiTheme="minorHAnsi" w:hAnsiTheme="minorHAnsi" w:cstheme="minorHAnsi"/>
          <w:lang w:val="en-US"/>
        </w:rPr>
      </w:pPr>
      <w:r w:rsidRPr="00CA6096">
        <w:rPr>
          <w:rFonts w:asciiTheme="minorHAnsi" w:hAnsiTheme="minorHAnsi" w:cstheme="minorHAnsi"/>
          <w:lang w:val="en-US"/>
          <w:rPrChange w:id="847" w:author="Mahmudur Rahman" w:date="2023-11-14T22:49:00Z">
            <w:rPr>
              <w:lang w:val="en-US"/>
            </w:rPr>
          </w:rPrChange>
        </w:rPr>
        <w:t>Do you think the way the VM has been created in this laboratory is efficient and worth it?</w:t>
      </w:r>
      <w:r w:rsidRPr="00CA6096">
        <w:rPr>
          <w:rFonts w:asciiTheme="minorHAnsi" w:hAnsiTheme="minorHAnsi" w:cstheme="minorHAnsi"/>
          <w:lang w:val="en-US"/>
          <w:rPrChange w:id="848" w:author="Mahmudur Rahman" w:date="2023-11-14T22:49:00Z">
            <w:rPr>
              <w:lang w:val="en-US"/>
            </w:rPr>
          </w:rPrChange>
        </w:rPr>
        <w:br/>
      </w:r>
      <w:r w:rsidRPr="00CA6096">
        <w:rPr>
          <w:rFonts w:asciiTheme="minorHAnsi" w:hAnsiTheme="minorHAnsi" w:cstheme="minorHAnsi"/>
          <w:b/>
          <w:bCs/>
          <w:sz w:val="21"/>
          <w:szCs w:val="21"/>
          <w:lang w:val="en-US"/>
          <w:rPrChange w:id="849" w:author="Mahmudur Rahman" w:date="2023-11-14T22:49:00Z">
            <w:rPr>
              <w:b/>
              <w:bCs/>
              <w:sz w:val="21"/>
              <w:szCs w:val="21"/>
              <w:lang w:val="en-US"/>
            </w:rPr>
          </w:rPrChange>
        </w:rPr>
        <w:t>For Development</w:t>
      </w:r>
      <w:r w:rsidRPr="00CA6096">
        <w:rPr>
          <w:rFonts w:asciiTheme="minorHAnsi" w:hAnsiTheme="minorHAnsi" w:cstheme="minorHAnsi"/>
          <w:lang w:val="en-US"/>
          <w:rPrChange w:id="850" w:author="Mahmudur Rahman" w:date="2023-11-14T22:49:00Z">
            <w:rPr>
              <w:lang w:val="en-US"/>
            </w:rPr>
          </w:rPrChange>
        </w:rPr>
        <w:t>:</w:t>
      </w:r>
      <w:r w:rsidRPr="00CA6096">
        <w:rPr>
          <w:rFonts w:asciiTheme="minorHAnsi" w:hAnsiTheme="minorHAnsi" w:cstheme="minorHAnsi"/>
          <w:lang w:val="en-US"/>
          <w:rPrChange w:id="851" w:author="Mahmudur Rahman" w:date="2023-11-14T22:49:00Z">
            <w:rPr>
              <w:lang w:val="en-US"/>
            </w:rPr>
          </w:rPrChange>
        </w:rPr>
        <w:br/>
      </w:r>
      <w:r w:rsidRPr="00CA6096">
        <w:rPr>
          <w:rFonts w:asciiTheme="minorHAnsi" w:hAnsiTheme="minorHAnsi" w:cstheme="minorHAnsi"/>
          <w:lang w:val="en-US"/>
          <w:rPrChange w:id="852" w:author="Mahmudur Rahman" w:date="2023-11-14T22:49:00Z">
            <w:rPr>
              <w:lang w:val="en-US"/>
            </w:rPr>
          </w:rPrChange>
        </w:rPr>
        <w:br/>
      </w:r>
      <w:r w:rsidRPr="00CA6096">
        <w:rPr>
          <w:rFonts w:asciiTheme="minorHAnsi" w:hAnsiTheme="minorHAnsi" w:cstheme="minorHAnsi"/>
          <w:lang w:val="en-US"/>
          <w:rPrChange w:id="853" w:author="Mahmudur Rahman" w:date="2023-11-14T22:49:00Z">
            <w:rPr>
              <w:lang w:val="en-US"/>
            </w:rPr>
          </w:rPrChange>
        </w:rPr>
        <w:br/>
      </w:r>
      <w:ins w:id="854" w:author="Mahmudur Rahman" w:date="2023-11-26T13:05:00Z">
        <w:r w:rsidR="00F4728A">
          <w:rPr>
            <w:rFonts w:ascii="Segoe UI" w:hAnsi="Segoe UI" w:cs="Segoe UI"/>
            <w:color w:val="0F0F0F"/>
            <w:lang w:val="en-US"/>
          </w:rPr>
          <w:t>T</w:t>
        </w:r>
        <w:r w:rsidR="00F4728A" w:rsidRPr="00F4728A">
          <w:rPr>
            <w:rFonts w:ascii="Segoe UI" w:hAnsi="Segoe UI" w:cs="Segoe UI"/>
            <w:color w:val="0F0F0F"/>
            <w:lang w:val="en-US"/>
            <w:rPrChange w:id="855" w:author="Mahmudur Rahman" w:date="2023-11-26T13:05:00Z">
              <w:rPr>
                <w:rFonts w:ascii="Segoe UI" w:hAnsi="Segoe UI" w:cs="Segoe UI"/>
                <w:color w:val="0F0F0F"/>
              </w:rPr>
            </w:rPrChange>
          </w:rPr>
          <w:t>he VM creation process for development purposes may be considered efficient if it provides developers with a consistent and isolated environment to work on th</w:t>
        </w:r>
      </w:ins>
      <w:ins w:id="856" w:author="Mahmudur Rahman" w:date="2023-11-26T22:02:00Z">
        <w:r w:rsidR="00CC1219">
          <w:rPr>
            <w:rFonts w:ascii="Segoe UI" w:hAnsi="Segoe UI" w:cs="Segoe UI"/>
            <w:color w:val="0F0F0F"/>
            <w:lang w:val="en-US"/>
          </w:rPr>
          <w:t>e</w:t>
        </w:r>
      </w:ins>
      <w:ins w:id="857" w:author="Mahmudur Rahman" w:date="2023-11-26T13:05:00Z">
        <w:r w:rsidR="00F4728A" w:rsidRPr="00F4728A">
          <w:rPr>
            <w:rFonts w:ascii="Segoe UI" w:hAnsi="Segoe UI" w:cs="Segoe UI"/>
            <w:color w:val="0F0F0F"/>
            <w:lang w:val="en-US"/>
            <w:rPrChange w:id="858" w:author="Mahmudur Rahman" w:date="2023-11-26T13:05:00Z">
              <w:rPr>
                <w:rFonts w:ascii="Segoe UI" w:hAnsi="Segoe UI" w:cs="Segoe UI"/>
                <w:color w:val="0F0F0F"/>
              </w:rPr>
            </w:rPrChange>
          </w:rPr>
          <w:t xml:space="preserve"> projects.</w:t>
        </w:r>
      </w:ins>
      <w:r w:rsidRPr="00CA6096">
        <w:rPr>
          <w:rFonts w:asciiTheme="minorHAnsi" w:hAnsiTheme="minorHAnsi" w:cstheme="minorHAnsi"/>
          <w:lang w:val="en-US"/>
          <w:rPrChange w:id="859" w:author="Mahmudur Rahman" w:date="2023-11-14T22:49:00Z">
            <w:rPr>
              <w:lang w:val="en-US"/>
            </w:rPr>
          </w:rPrChange>
        </w:rPr>
        <w:br/>
      </w:r>
      <w:ins w:id="860" w:author="Mahmudur Rahman" w:date="2023-11-26T13:06:00Z">
        <w:r w:rsidR="00F4728A">
          <w:rPr>
            <w:rFonts w:asciiTheme="minorHAnsi" w:hAnsiTheme="minorHAnsi" w:cstheme="minorHAnsi"/>
            <w:lang w:val="en-US"/>
          </w:rPr>
          <w:t>As we are using bridge networking , it may create problem sometimes</w:t>
        </w:r>
      </w:ins>
    </w:p>
    <w:p w14:paraId="4460484A" w14:textId="5A745ECA" w:rsidR="005D5C2C" w:rsidRPr="00CA6096" w:rsidRDefault="00000000">
      <w:pPr>
        <w:pStyle w:val="ListParagraph"/>
        <w:numPr>
          <w:ilvl w:val="0"/>
          <w:numId w:val="8"/>
        </w:numPr>
        <w:rPr>
          <w:rFonts w:asciiTheme="minorHAnsi" w:hAnsiTheme="minorHAnsi" w:cstheme="minorHAnsi"/>
          <w:lang w:val="en-US"/>
          <w:rPrChange w:id="861" w:author="Mahmudur Rahman" w:date="2023-11-14T22:49:00Z">
            <w:rPr>
              <w:lang w:val="en-US"/>
            </w:rPr>
          </w:rPrChange>
        </w:rPr>
      </w:pPr>
      <w:r w:rsidRPr="00CA6096">
        <w:rPr>
          <w:rFonts w:asciiTheme="minorHAnsi" w:hAnsiTheme="minorHAnsi" w:cstheme="minorHAnsi"/>
          <w:lang w:val="en-US"/>
          <w:rPrChange w:id="862" w:author="Mahmudur Rahman" w:date="2023-11-14T22:49:00Z">
            <w:rPr>
              <w:lang w:val="en-US"/>
            </w:rPr>
          </w:rPrChange>
        </w:rPr>
        <w:br/>
      </w:r>
      <w:r w:rsidRPr="00CA6096">
        <w:rPr>
          <w:rFonts w:asciiTheme="minorHAnsi" w:hAnsiTheme="minorHAnsi" w:cstheme="minorHAnsi"/>
          <w:b/>
          <w:bCs/>
          <w:sz w:val="21"/>
          <w:szCs w:val="21"/>
          <w:lang w:val="en-US"/>
          <w:rPrChange w:id="863" w:author="Mahmudur Rahman" w:date="2023-11-14T22:49:00Z">
            <w:rPr>
              <w:b/>
              <w:bCs/>
              <w:sz w:val="21"/>
              <w:szCs w:val="21"/>
              <w:lang w:val="en-US"/>
            </w:rPr>
          </w:rPrChange>
        </w:rPr>
        <w:t>To be run as a server</w:t>
      </w:r>
      <w:r w:rsidRPr="00CA6096">
        <w:rPr>
          <w:rFonts w:asciiTheme="minorHAnsi" w:hAnsiTheme="minorHAnsi" w:cstheme="minorHAnsi"/>
          <w:lang w:val="en-US"/>
          <w:rPrChange w:id="864" w:author="Mahmudur Rahman" w:date="2023-11-14T22:49:00Z">
            <w:rPr>
              <w:lang w:val="en-US"/>
            </w:rPr>
          </w:rPrChange>
        </w:rPr>
        <w:t>:</w:t>
      </w:r>
      <w:r w:rsidRPr="00CA6096">
        <w:rPr>
          <w:rFonts w:asciiTheme="minorHAnsi" w:hAnsiTheme="minorHAnsi" w:cstheme="minorHAnsi"/>
          <w:lang w:val="en-US"/>
          <w:rPrChange w:id="865" w:author="Mahmudur Rahman" w:date="2023-11-14T22:49:00Z">
            <w:rPr>
              <w:lang w:val="en-US"/>
            </w:rPr>
          </w:rPrChange>
        </w:rPr>
        <w:br/>
      </w:r>
      <w:r w:rsidRPr="00CA6096">
        <w:rPr>
          <w:rFonts w:asciiTheme="minorHAnsi" w:hAnsiTheme="minorHAnsi" w:cstheme="minorHAnsi"/>
          <w:lang w:val="en-US"/>
          <w:rPrChange w:id="866" w:author="Mahmudur Rahman" w:date="2023-11-14T22:49:00Z">
            <w:rPr>
              <w:lang w:val="en-US"/>
            </w:rPr>
          </w:rPrChange>
        </w:rPr>
        <w:br/>
      </w:r>
      <w:ins w:id="867" w:author="Mahmudur Rahman" w:date="2023-11-26T13:16:00Z">
        <w:r w:rsidR="007A254B" w:rsidRPr="007A254B">
          <w:rPr>
            <w:rFonts w:ascii="Segoe UI" w:hAnsi="Segoe UI" w:cs="Segoe UI"/>
            <w:color w:val="0F0F0F"/>
            <w:lang w:val="en-US"/>
            <w:rPrChange w:id="868" w:author="Mahmudur Rahman" w:date="2023-11-26T13:16:00Z">
              <w:rPr>
                <w:rFonts w:ascii="Segoe UI" w:hAnsi="Segoe UI" w:cs="Segoe UI"/>
                <w:color w:val="0F0F0F"/>
              </w:rPr>
            </w:rPrChange>
          </w:rPr>
          <w:t>Considerations include security, resource management, and the ability to handle server-specific workloads.</w:t>
        </w:r>
        <w:r w:rsidR="007A254B">
          <w:rPr>
            <w:rFonts w:ascii="Segoe UI" w:hAnsi="Segoe UI" w:cs="Segoe UI"/>
            <w:color w:val="0F0F0F"/>
            <w:lang w:val="en-US"/>
          </w:rPr>
          <w:t xml:space="preserve"> For less heavy works we can use this approach</w:t>
        </w:r>
      </w:ins>
      <w:r w:rsidRPr="00CA6096">
        <w:rPr>
          <w:rFonts w:asciiTheme="minorHAnsi" w:hAnsiTheme="minorHAnsi" w:cstheme="minorHAnsi"/>
          <w:lang w:val="en-US"/>
          <w:rPrChange w:id="869" w:author="Mahmudur Rahman" w:date="2023-11-14T22:49:00Z">
            <w:rPr>
              <w:lang w:val="en-US"/>
            </w:rPr>
          </w:rPrChange>
        </w:rPr>
        <w:br/>
      </w:r>
      <w:r w:rsidRPr="00CA6096">
        <w:rPr>
          <w:rFonts w:asciiTheme="minorHAnsi" w:hAnsiTheme="minorHAnsi" w:cstheme="minorHAnsi"/>
          <w:lang w:val="en-US"/>
          <w:rPrChange w:id="870" w:author="Mahmudur Rahman" w:date="2023-11-14T22:49:00Z">
            <w:rPr>
              <w:lang w:val="en-US"/>
            </w:rPr>
          </w:rPrChange>
        </w:rPr>
        <w:br/>
      </w:r>
      <w:r w:rsidRPr="00CA6096">
        <w:rPr>
          <w:rFonts w:asciiTheme="minorHAnsi" w:hAnsiTheme="minorHAnsi" w:cstheme="minorHAnsi"/>
          <w:lang w:val="en-US"/>
          <w:rPrChange w:id="871" w:author="Mahmudur Rahman" w:date="2023-11-14T22:49:00Z">
            <w:rPr>
              <w:lang w:val="en-US"/>
            </w:rPr>
          </w:rPrChange>
        </w:rPr>
        <w:br/>
      </w:r>
      <w:r w:rsidRPr="00CA6096">
        <w:rPr>
          <w:rFonts w:asciiTheme="minorHAnsi" w:hAnsiTheme="minorHAnsi" w:cstheme="minorHAnsi"/>
          <w:b/>
          <w:bCs/>
          <w:sz w:val="21"/>
          <w:szCs w:val="21"/>
          <w:lang w:val="en-US"/>
          <w:rPrChange w:id="872" w:author="Mahmudur Rahman" w:date="2023-11-14T22:49:00Z">
            <w:rPr>
              <w:b/>
              <w:bCs/>
              <w:sz w:val="21"/>
              <w:szCs w:val="21"/>
              <w:lang w:val="en-US"/>
            </w:rPr>
          </w:rPrChange>
        </w:rPr>
        <w:t>To rent them to customers:</w:t>
      </w:r>
      <w:r w:rsidRPr="00CA6096">
        <w:rPr>
          <w:rFonts w:asciiTheme="minorHAnsi" w:hAnsiTheme="minorHAnsi" w:cstheme="minorHAnsi"/>
          <w:lang w:val="en-US"/>
          <w:rPrChange w:id="873" w:author="Mahmudur Rahman" w:date="2023-11-14T22:49:00Z">
            <w:rPr>
              <w:lang w:val="en-US"/>
            </w:rPr>
          </w:rPrChange>
        </w:rPr>
        <w:br/>
      </w:r>
      <w:r w:rsidRPr="00CA6096">
        <w:rPr>
          <w:rFonts w:asciiTheme="minorHAnsi" w:hAnsiTheme="minorHAnsi" w:cstheme="minorHAnsi"/>
          <w:lang w:val="en-US"/>
          <w:rPrChange w:id="874" w:author="Mahmudur Rahman" w:date="2023-11-14T22:49:00Z">
            <w:rPr>
              <w:lang w:val="en-US"/>
            </w:rPr>
          </w:rPrChange>
        </w:rPr>
        <w:br/>
      </w:r>
      <w:r w:rsidRPr="00CA6096">
        <w:rPr>
          <w:rFonts w:asciiTheme="minorHAnsi" w:hAnsiTheme="minorHAnsi" w:cstheme="minorHAnsi"/>
          <w:lang w:val="en-US"/>
          <w:rPrChange w:id="875" w:author="Mahmudur Rahman" w:date="2023-11-14T22:49:00Z">
            <w:rPr>
              <w:lang w:val="en-US"/>
            </w:rPr>
          </w:rPrChange>
        </w:rPr>
        <w:br/>
      </w:r>
      <w:ins w:id="876" w:author="Mahmudur Rahman" w:date="2023-11-26T13:17:00Z">
        <w:r w:rsidR="007A254B">
          <w:rPr>
            <w:rFonts w:asciiTheme="minorHAnsi" w:hAnsiTheme="minorHAnsi" w:cstheme="minorHAnsi"/>
            <w:lang w:val="en-US"/>
          </w:rPr>
          <w:t>For this case it needs more resources in the host machine to rent the vm to the customers</w:t>
        </w:r>
      </w:ins>
      <w:r w:rsidRPr="00CA6096">
        <w:rPr>
          <w:rFonts w:asciiTheme="minorHAnsi" w:hAnsiTheme="minorHAnsi" w:cstheme="minorHAnsi"/>
          <w:lang w:val="en-US"/>
          <w:rPrChange w:id="877" w:author="Mahmudur Rahman" w:date="2023-11-14T22:49:00Z">
            <w:rPr>
              <w:lang w:val="en-US"/>
            </w:rPr>
          </w:rPrChange>
        </w:rPr>
        <w:br/>
      </w:r>
      <w:r w:rsidRPr="00CA6096">
        <w:rPr>
          <w:rFonts w:asciiTheme="minorHAnsi" w:hAnsiTheme="minorHAnsi" w:cstheme="minorHAnsi"/>
          <w:lang w:val="en-US"/>
          <w:rPrChange w:id="878" w:author="Mahmudur Rahman" w:date="2023-11-14T22:49:00Z">
            <w:rPr>
              <w:lang w:val="en-US"/>
            </w:rPr>
          </w:rPrChange>
        </w:rPr>
        <w:br/>
      </w:r>
    </w:p>
    <w:p w14:paraId="3CC210A1" w14:textId="3E470654" w:rsidR="005D5C2C" w:rsidRPr="00CA6096" w:rsidRDefault="00000000">
      <w:pPr>
        <w:pStyle w:val="ListParagraph"/>
        <w:numPr>
          <w:ilvl w:val="0"/>
          <w:numId w:val="8"/>
        </w:numPr>
        <w:rPr>
          <w:rFonts w:asciiTheme="minorHAnsi" w:hAnsiTheme="minorHAnsi" w:cstheme="minorHAnsi"/>
          <w:lang w:val="en-US"/>
          <w:rPrChange w:id="879" w:author="Mahmudur Rahman" w:date="2023-11-14T22:49:00Z">
            <w:rPr>
              <w:lang w:val="en-US"/>
            </w:rPr>
          </w:rPrChange>
        </w:rPr>
      </w:pPr>
      <w:r w:rsidRPr="00CA6096">
        <w:rPr>
          <w:rFonts w:asciiTheme="minorHAnsi" w:hAnsiTheme="minorHAnsi" w:cstheme="minorHAnsi"/>
          <w:lang w:val="en-US"/>
          <w:rPrChange w:id="880" w:author="Mahmudur Rahman" w:date="2023-11-14T22:49:00Z">
            <w:rPr>
              <w:lang w:val="en-US"/>
            </w:rPr>
          </w:rPrChange>
        </w:rPr>
        <w:t>Is the used approach scalable? (vertically and horizontally)</w:t>
      </w:r>
      <w:r w:rsidRPr="00CA6096">
        <w:rPr>
          <w:rFonts w:asciiTheme="minorHAnsi" w:hAnsiTheme="minorHAnsi" w:cstheme="minorHAnsi"/>
          <w:lang w:val="en-US"/>
          <w:rPrChange w:id="881" w:author="Mahmudur Rahman" w:date="2023-11-14T22:49:00Z">
            <w:rPr>
              <w:lang w:val="en-US"/>
            </w:rPr>
          </w:rPrChange>
        </w:rPr>
        <w:br/>
      </w:r>
      <w:r w:rsidRPr="00CA6096">
        <w:rPr>
          <w:rFonts w:asciiTheme="minorHAnsi" w:hAnsiTheme="minorHAnsi" w:cstheme="minorHAnsi"/>
          <w:lang w:val="en-US"/>
          <w:rPrChange w:id="882" w:author="Mahmudur Rahman" w:date="2023-11-14T22:49:00Z">
            <w:rPr>
              <w:lang w:val="en-US"/>
            </w:rPr>
          </w:rPrChange>
        </w:rPr>
        <w:br/>
      </w:r>
      <w:ins w:id="883" w:author="Mahmudur Rahman" w:date="2023-11-26T13:24:00Z">
        <w:r w:rsidR="00667122" w:rsidRPr="00667122">
          <w:rPr>
            <w:rFonts w:ascii="Segoe UI" w:hAnsi="Segoe UI" w:cs="Segoe UI"/>
            <w:color w:val="0F0F0F"/>
            <w:lang w:val="en-US"/>
            <w:rPrChange w:id="884" w:author="Mahmudur Rahman" w:date="2023-11-26T13:24:00Z">
              <w:rPr>
                <w:rFonts w:ascii="Segoe UI" w:hAnsi="Segoe UI" w:cs="Segoe UI"/>
                <w:color w:val="0F0F0F"/>
              </w:rPr>
            </w:rPrChange>
          </w:rPr>
          <w:t>A large and complex repository might introduce challenges in terms of cloning speed, synchronization, and resource usage.</w:t>
        </w:r>
        <w:r w:rsidR="00667122">
          <w:rPr>
            <w:rFonts w:ascii="Segoe UI" w:hAnsi="Segoe UI" w:cs="Segoe UI"/>
            <w:color w:val="0F0F0F"/>
            <w:lang w:val="en-US"/>
          </w:rPr>
          <w:t xml:space="preserve"> </w:t>
        </w:r>
        <w:r w:rsidR="00667122" w:rsidRPr="00667122">
          <w:rPr>
            <w:rFonts w:ascii="Segoe UI" w:hAnsi="Segoe UI" w:cs="Segoe UI"/>
            <w:color w:val="0F0F0F"/>
            <w:lang w:val="en-US"/>
            <w:rPrChange w:id="885" w:author="Mahmudur Rahman" w:date="2023-11-26T13:24:00Z">
              <w:rPr>
                <w:rFonts w:ascii="Segoe UI" w:hAnsi="Segoe UI" w:cs="Segoe UI"/>
                <w:color w:val="0F0F0F"/>
              </w:rPr>
            </w:rPrChange>
          </w:rPr>
          <w:t>If the repository contains dependencies that are tightly coupled to specific VM instances, it might pose challenges for scalability.</w:t>
        </w:r>
      </w:ins>
      <w:r w:rsidRPr="00CA6096">
        <w:rPr>
          <w:rFonts w:asciiTheme="minorHAnsi" w:hAnsiTheme="minorHAnsi" w:cstheme="minorHAnsi"/>
          <w:lang w:val="en-US"/>
          <w:rPrChange w:id="886" w:author="Mahmudur Rahman" w:date="2023-11-14T22:49:00Z">
            <w:rPr>
              <w:lang w:val="en-US"/>
            </w:rPr>
          </w:rPrChange>
        </w:rPr>
        <w:br/>
      </w:r>
      <w:r w:rsidRPr="00CA6096">
        <w:rPr>
          <w:rFonts w:asciiTheme="minorHAnsi" w:hAnsiTheme="minorHAnsi" w:cstheme="minorHAnsi"/>
          <w:lang w:val="en-US"/>
          <w:rPrChange w:id="887" w:author="Mahmudur Rahman" w:date="2023-11-14T22:49:00Z">
            <w:rPr>
              <w:lang w:val="en-US"/>
            </w:rPr>
          </w:rPrChange>
        </w:rPr>
        <w:br/>
      </w:r>
      <w:r w:rsidRPr="00CA6096">
        <w:rPr>
          <w:rFonts w:asciiTheme="minorHAnsi" w:hAnsiTheme="minorHAnsi" w:cstheme="minorHAnsi"/>
          <w:lang w:val="en-US"/>
          <w:rPrChange w:id="888" w:author="Mahmudur Rahman" w:date="2023-11-14T22:49:00Z">
            <w:rPr>
              <w:lang w:val="en-US"/>
            </w:rPr>
          </w:rPrChange>
        </w:rPr>
        <w:br/>
      </w:r>
    </w:p>
    <w:p w14:paraId="7C04D0D8" w14:textId="7C61634A" w:rsidR="005D5C2C" w:rsidRPr="00CA6096" w:rsidRDefault="00000000">
      <w:pPr>
        <w:pStyle w:val="ListParagraph"/>
        <w:numPr>
          <w:ilvl w:val="0"/>
          <w:numId w:val="8"/>
        </w:numPr>
        <w:jc w:val="both"/>
        <w:rPr>
          <w:rFonts w:asciiTheme="minorHAnsi" w:hAnsiTheme="minorHAnsi" w:cstheme="minorHAnsi"/>
          <w:lang w:val="en-US"/>
          <w:rPrChange w:id="889" w:author="Mahmudur Rahman" w:date="2023-11-14T22:49:00Z">
            <w:rPr>
              <w:lang w:val="en-US"/>
            </w:rPr>
          </w:rPrChange>
        </w:rPr>
        <w:pPrChange w:id="890" w:author="Mahmudur Rahman" w:date="2023-11-26T13:01:00Z">
          <w:pPr>
            <w:pStyle w:val="ListParagraph"/>
            <w:numPr>
              <w:numId w:val="8"/>
            </w:numPr>
            <w:ind w:left="709" w:hanging="360"/>
          </w:pPr>
        </w:pPrChange>
      </w:pPr>
      <w:r w:rsidRPr="00CA6096">
        <w:rPr>
          <w:rFonts w:asciiTheme="minorHAnsi" w:hAnsiTheme="minorHAnsi" w:cstheme="minorHAnsi"/>
          <w:lang w:val="en-US"/>
          <w:rPrChange w:id="891" w:author="Mahmudur Rahman" w:date="2023-11-14T22:49:00Z">
            <w:rPr>
              <w:lang w:val="en-US"/>
            </w:rPr>
          </w:rPrChange>
        </w:rPr>
        <w:t>How can you migrate your VM to the machine of one of your  group members?</w:t>
      </w:r>
      <w:r w:rsidRPr="00CA6096">
        <w:rPr>
          <w:rFonts w:asciiTheme="minorHAnsi" w:hAnsiTheme="minorHAnsi" w:cstheme="minorHAnsi"/>
          <w:lang w:val="en-US"/>
          <w:rPrChange w:id="892" w:author="Mahmudur Rahman" w:date="2023-11-14T22:49:00Z">
            <w:rPr>
              <w:lang w:val="en-US"/>
            </w:rPr>
          </w:rPrChange>
        </w:rPr>
        <w:br/>
      </w:r>
      <w:r w:rsidRPr="00CA6096">
        <w:rPr>
          <w:rFonts w:asciiTheme="minorHAnsi" w:hAnsiTheme="minorHAnsi" w:cstheme="minorHAnsi"/>
          <w:lang w:val="en-US"/>
          <w:rPrChange w:id="893" w:author="Mahmudur Rahman" w:date="2023-11-14T22:49:00Z">
            <w:rPr>
              <w:lang w:val="en-US"/>
            </w:rPr>
          </w:rPrChange>
        </w:rPr>
        <w:br/>
      </w:r>
      <w:ins w:id="894" w:author="Mahmudur Rahman" w:date="2023-11-26T13:01:00Z">
        <w:r w:rsidR="00085DEB" w:rsidRPr="00085DEB">
          <w:rPr>
            <w:rFonts w:eastAsia="Arial"/>
            <w:lang w:val="en-US"/>
            <w:rPrChange w:id="895" w:author="Mahmudur Rahman" w:date="2023-11-26T13:01:00Z">
              <w:rPr>
                <w:rStyle w:val="Emphasis"/>
                <w:rFonts w:ascii="Segoe UI" w:eastAsia="Arial" w:hAnsi="Segoe UI" w:cs="Segoe UI"/>
                <w:color w:val="0C0D0E"/>
                <w:sz w:val="23"/>
                <w:szCs w:val="23"/>
                <w:bdr w:val="none" w:sz="0" w:space="0" w:color="auto" w:frame="1"/>
                <w:shd w:val="clear" w:color="auto" w:fill="FFFFFF"/>
              </w:rPr>
            </w:rPrChange>
          </w:rPr>
          <w:lastRenderedPageBreak/>
          <w:t>Copy the entire virtual machine folder, containing the </w:t>
        </w:r>
        <w:r w:rsidR="00085DEB" w:rsidRPr="00085DEB">
          <w:rPr>
            <w:rFonts w:eastAsia="Arial"/>
            <w:lang w:val="en-US"/>
            <w:rPrChange w:id="896" w:author="Mahmudur Rahman" w:date="2023-11-26T13:01:00Z">
              <w:rPr>
                <w:rStyle w:val="HTMLCode"/>
                <w:rFonts w:ascii="var(--ff-mono)" w:eastAsia="Arial" w:hAnsi="var(--ff-mono)"/>
                <w:i/>
                <w:iCs/>
                <w:color w:val="0C0D0E"/>
                <w:bdr w:val="none" w:sz="0" w:space="0" w:color="auto" w:frame="1"/>
                <w:shd w:val="clear" w:color="auto" w:fill="FFFFFF"/>
              </w:rPr>
            </w:rPrChange>
          </w:rPr>
          <w:t>.vdi</w:t>
        </w:r>
        <w:r w:rsidR="00085DEB" w:rsidRPr="00085DEB">
          <w:rPr>
            <w:rFonts w:eastAsia="Arial"/>
            <w:lang w:val="en-US"/>
            <w:rPrChange w:id="897" w:author="Mahmudur Rahman" w:date="2023-11-26T13:01:00Z">
              <w:rPr>
                <w:rStyle w:val="Emphasis"/>
                <w:rFonts w:ascii="Segoe UI" w:eastAsia="Arial" w:hAnsi="Segoe UI" w:cs="Segoe UI"/>
                <w:color w:val="0C0D0E"/>
                <w:sz w:val="23"/>
                <w:szCs w:val="23"/>
                <w:bdr w:val="none" w:sz="0" w:space="0" w:color="auto" w:frame="1"/>
                <w:shd w:val="clear" w:color="auto" w:fill="FFFFFF"/>
              </w:rPr>
            </w:rPrChange>
          </w:rPr>
          <w:t> and </w:t>
        </w:r>
        <w:r w:rsidR="00085DEB" w:rsidRPr="00085DEB">
          <w:rPr>
            <w:rFonts w:eastAsia="Arial"/>
            <w:lang w:val="en-US"/>
            <w:rPrChange w:id="898" w:author="Mahmudur Rahman" w:date="2023-11-26T13:01:00Z">
              <w:rPr>
                <w:rStyle w:val="HTMLCode"/>
                <w:rFonts w:ascii="var(--ff-mono)" w:eastAsia="Arial" w:hAnsi="var(--ff-mono)"/>
                <w:i/>
                <w:iCs/>
                <w:color w:val="0C0D0E"/>
                <w:bdr w:val="none" w:sz="0" w:space="0" w:color="auto" w:frame="1"/>
                <w:shd w:val="clear" w:color="auto" w:fill="FFFFFF"/>
              </w:rPr>
            </w:rPrChange>
          </w:rPr>
          <w:t>.vbox</w:t>
        </w:r>
        <w:r w:rsidR="00085DEB" w:rsidRPr="00085DEB">
          <w:rPr>
            <w:rFonts w:eastAsia="Arial"/>
            <w:lang w:val="en-US"/>
            <w:rPrChange w:id="899" w:author="Mahmudur Rahman" w:date="2023-11-26T13:01:00Z">
              <w:rPr>
                <w:rStyle w:val="Emphasis"/>
                <w:rFonts w:ascii="Segoe UI" w:eastAsia="Arial" w:hAnsi="Segoe UI" w:cs="Segoe UI"/>
                <w:color w:val="0C0D0E"/>
                <w:sz w:val="23"/>
                <w:szCs w:val="23"/>
                <w:bdr w:val="none" w:sz="0" w:space="0" w:color="auto" w:frame="1"/>
                <w:shd w:val="clear" w:color="auto" w:fill="FFFFFF"/>
              </w:rPr>
            </w:rPrChange>
          </w:rPr>
          <w:t> files</w:t>
        </w:r>
      </w:ins>
      <w:r w:rsidRPr="00CA6096">
        <w:rPr>
          <w:rFonts w:asciiTheme="minorHAnsi" w:hAnsiTheme="minorHAnsi" w:cstheme="minorHAnsi"/>
          <w:lang w:val="en-US"/>
          <w:rPrChange w:id="900" w:author="Mahmudur Rahman" w:date="2023-11-14T22:49:00Z">
            <w:rPr>
              <w:lang w:val="en-US"/>
            </w:rPr>
          </w:rPrChange>
        </w:rPr>
        <w:br/>
      </w:r>
      <w:r w:rsidRPr="00CA6096">
        <w:rPr>
          <w:rFonts w:asciiTheme="minorHAnsi" w:hAnsiTheme="minorHAnsi" w:cstheme="minorHAnsi"/>
          <w:lang w:val="en-US"/>
          <w:rPrChange w:id="901" w:author="Mahmudur Rahman" w:date="2023-11-14T22:49:00Z">
            <w:rPr>
              <w:lang w:val="en-US"/>
            </w:rPr>
          </w:rPrChange>
        </w:rPr>
        <w:br/>
      </w:r>
    </w:p>
    <w:p w14:paraId="5FCCDEEF" w14:textId="1E992809" w:rsidR="005D5C2C" w:rsidRPr="00CA6096" w:rsidRDefault="00000000">
      <w:pPr>
        <w:pStyle w:val="ListParagraph"/>
        <w:numPr>
          <w:ilvl w:val="0"/>
          <w:numId w:val="8"/>
        </w:numPr>
        <w:rPr>
          <w:rFonts w:asciiTheme="minorHAnsi" w:hAnsiTheme="minorHAnsi" w:cstheme="minorHAnsi"/>
          <w:lang w:val="en-US"/>
          <w:rPrChange w:id="902" w:author="Mahmudur Rahman" w:date="2023-11-14T22:49:00Z">
            <w:rPr>
              <w:lang w:val="en-US"/>
            </w:rPr>
          </w:rPrChange>
        </w:rPr>
      </w:pPr>
      <w:r w:rsidRPr="00CA6096">
        <w:rPr>
          <w:rFonts w:asciiTheme="minorHAnsi" w:hAnsiTheme="minorHAnsi" w:cstheme="minorHAnsi"/>
          <w:lang w:val="en-US"/>
          <w:rPrChange w:id="903" w:author="Mahmudur Rahman" w:date="2023-11-14T22:49:00Z">
            <w:rPr>
              <w:lang w:val="en-US"/>
            </w:rPr>
          </w:rPrChange>
        </w:rPr>
        <w:t>Would the capability to share a VM change your mind regarding Q1 and Q2?</w:t>
      </w:r>
      <w:r w:rsidRPr="00CA6096">
        <w:rPr>
          <w:rFonts w:asciiTheme="minorHAnsi" w:hAnsiTheme="minorHAnsi" w:cstheme="minorHAnsi"/>
          <w:lang w:val="en-US"/>
          <w:rPrChange w:id="904" w:author="Mahmudur Rahman" w:date="2023-11-14T22:49:00Z">
            <w:rPr>
              <w:lang w:val="en-US"/>
            </w:rPr>
          </w:rPrChange>
        </w:rPr>
        <w:br/>
      </w:r>
      <w:r w:rsidRPr="00CA6096">
        <w:rPr>
          <w:rFonts w:asciiTheme="minorHAnsi" w:hAnsiTheme="minorHAnsi" w:cstheme="minorHAnsi"/>
          <w:lang w:val="en-US"/>
          <w:rPrChange w:id="905" w:author="Mahmudur Rahman" w:date="2023-11-14T22:49:00Z">
            <w:rPr>
              <w:lang w:val="en-US"/>
            </w:rPr>
          </w:rPrChange>
        </w:rPr>
        <w:br/>
      </w:r>
      <w:r w:rsidRPr="00CA6096">
        <w:rPr>
          <w:rFonts w:asciiTheme="minorHAnsi" w:hAnsiTheme="minorHAnsi" w:cstheme="minorHAnsi"/>
          <w:lang w:val="en-US"/>
          <w:rPrChange w:id="906" w:author="Mahmudur Rahman" w:date="2023-11-14T22:49:00Z">
            <w:rPr>
              <w:lang w:val="en-US"/>
            </w:rPr>
          </w:rPrChange>
        </w:rPr>
        <w:br/>
      </w:r>
      <w:ins w:id="907" w:author="Mahmudur Rahman" w:date="2023-11-26T13:01:00Z">
        <w:r w:rsidR="00085DEB">
          <w:rPr>
            <w:rFonts w:asciiTheme="minorHAnsi" w:hAnsiTheme="minorHAnsi" w:cstheme="minorHAnsi"/>
            <w:lang w:val="en-US"/>
          </w:rPr>
          <w:t>Sometimes i</w:t>
        </w:r>
      </w:ins>
      <w:ins w:id="908" w:author="Mahmudur Rahman" w:date="2023-11-26T13:02:00Z">
        <w:r w:rsidR="00085DEB">
          <w:rPr>
            <w:rFonts w:asciiTheme="minorHAnsi" w:hAnsiTheme="minorHAnsi" w:cstheme="minorHAnsi"/>
            <w:lang w:val="en-US"/>
          </w:rPr>
          <w:t xml:space="preserve">t will be efficient if one machine </w:t>
        </w:r>
        <w:r w:rsidR="00F4728A">
          <w:rPr>
            <w:rFonts w:asciiTheme="minorHAnsi" w:hAnsiTheme="minorHAnsi" w:cstheme="minorHAnsi"/>
            <w:lang w:val="en-US"/>
          </w:rPr>
          <w:t>stops working</w:t>
        </w:r>
      </w:ins>
      <w:r w:rsidRPr="00CA6096">
        <w:rPr>
          <w:rFonts w:asciiTheme="minorHAnsi" w:hAnsiTheme="minorHAnsi" w:cstheme="minorHAnsi"/>
          <w:lang w:val="en-US"/>
          <w:rPrChange w:id="909" w:author="Mahmudur Rahman" w:date="2023-11-14T22:49:00Z">
            <w:rPr>
              <w:lang w:val="en-US"/>
            </w:rPr>
          </w:rPrChange>
        </w:rPr>
        <w:br/>
      </w:r>
    </w:p>
    <w:p w14:paraId="51916964" w14:textId="77777777" w:rsidR="005D5C2C" w:rsidRPr="00CA6096" w:rsidRDefault="00000000">
      <w:pPr>
        <w:pStyle w:val="ListParagraph"/>
        <w:numPr>
          <w:ilvl w:val="0"/>
          <w:numId w:val="8"/>
        </w:numPr>
        <w:rPr>
          <w:rFonts w:asciiTheme="minorHAnsi" w:hAnsiTheme="minorHAnsi" w:cstheme="minorHAnsi"/>
          <w:lang w:val="en-US"/>
          <w:rPrChange w:id="910" w:author="Mahmudur Rahman" w:date="2023-11-14T22:49:00Z">
            <w:rPr>
              <w:lang w:val="en-US"/>
            </w:rPr>
          </w:rPrChange>
        </w:rPr>
      </w:pPr>
      <w:r w:rsidRPr="00CA6096">
        <w:rPr>
          <w:rFonts w:asciiTheme="minorHAnsi" w:eastAsiaTheme="minorHAnsi" w:hAnsiTheme="minorHAnsi" w:cstheme="minorHAnsi"/>
          <w:sz w:val="26"/>
          <w:szCs w:val="26"/>
          <w:lang w:val="en-GB" w:eastAsia="en-US"/>
          <w14:ligatures w14:val="standardContextual"/>
          <w:rPrChange w:id="911" w:author="Mahmudur Rahman" w:date="2023-11-14T22:49:00Z">
            <w:rPr>
              <w:rFonts w:ascii="AppleSystemUIFont" w:eastAsiaTheme="minorHAnsi" w:hAnsi="AppleSystemUIFont" w:cs="AppleSystemUIFont"/>
              <w:sz w:val="26"/>
              <w:szCs w:val="26"/>
              <w:lang w:val="en-GB" w:eastAsia="en-US"/>
              <w14:ligatures w14:val="standardContextual"/>
            </w:rPr>
          </w:rPrChange>
        </w:rPr>
        <w:t>Scenario: You are running several VMs as servers in your production environment. Those VMs are mission-critical for your business and are not allowed to become inoperative.</w:t>
      </w:r>
      <w:r w:rsidRPr="00CA6096">
        <w:rPr>
          <w:rFonts w:ascii="Tahoma" w:eastAsia="MS Gothic" w:hAnsi="Tahoma" w:cs="Tahoma"/>
          <w:sz w:val="26"/>
          <w:szCs w:val="26"/>
          <w:lang w:val="en-GB" w:eastAsia="en-US"/>
          <w14:ligatures w14:val="standardContextual"/>
          <w:rPrChange w:id="912" w:author="Mahmudur Rahman" w:date="2023-11-14T22:49:00Z">
            <w:rPr>
              <w:rFonts w:ascii="MS Gothic" w:eastAsia="MS Gothic" w:hAnsi="MS Gothic" w:cs="MS Gothic"/>
              <w:sz w:val="26"/>
              <w:szCs w:val="26"/>
              <w:lang w:val="en-GB" w:eastAsia="en-US"/>
              <w14:ligatures w14:val="standardContextual"/>
            </w:rPr>
          </w:rPrChange>
        </w:rPr>
        <w:t> </w:t>
      </w:r>
    </w:p>
    <w:p w14:paraId="3DB95217" w14:textId="77777777" w:rsidR="004A35E1" w:rsidRPr="004A35E1" w:rsidRDefault="00000000">
      <w:pPr>
        <w:pStyle w:val="ListParagraph"/>
        <w:numPr>
          <w:ilvl w:val="1"/>
          <w:numId w:val="8"/>
        </w:numPr>
        <w:rPr>
          <w:ins w:id="913" w:author="Mahmudur Rahman" w:date="2023-11-26T12:41:00Z"/>
          <w:rFonts w:asciiTheme="minorHAnsi" w:hAnsiTheme="minorHAnsi" w:cstheme="minorHAnsi"/>
          <w:lang w:val="en-US"/>
          <w:rPrChange w:id="914" w:author="Mahmudur Rahman" w:date="2023-11-26T12:41:00Z">
            <w:rPr>
              <w:ins w:id="915" w:author="Mahmudur Rahman" w:date="2023-11-26T12:41:00Z"/>
              <w:rFonts w:asciiTheme="minorHAnsi" w:eastAsiaTheme="minorHAnsi" w:hAnsiTheme="minorHAnsi" w:cstheme="minorHAnsi"/>
              <w:sz w:val="26"/>
              <w:szCs w:val="26"/>
              <w:lang w:val="en-GB" w:eastAsia="en-US"/>
              <w14:ligatures w14:val="standardContextual"/>
            </w:rPr>
          </w:rPrChange>
        </w:rPr>
      </w:pPr>
      <w:r w:rsidRPr="00CA6096">
        <w:rPr>
          <w:rFonts w:asciiTheme="minorHAnsi" w:eastAsiaTheme="minorHAnsi" w:hAnsiTheme="minorHAnsi" w:cstheme="minorHAnsi"/>
          <w:sz w:val="26"/>
          <w:szCs w:val="26"/>
          <w:lang w:val="en-GB" w:eastAsia="en-US"/>
          <w14:ligatures w14:val="standardContextual"/>
          <w:rPrChange w:id="916" w:author="Mahmudur Rahman" w:date="2023-11-14T22:49:00Z">
            <w:rPr>
              <w:rFonts w:ascii="AppleSystemUIFont" w:eastAsiaTheme="minorHAnsi" w:hAnsi="AppleSystemUIFont" w:cs="AppleSystemUIFont"/>
              <w:sz w:val="26"/>
              <w:szCs w:val="26"/>
              <w:lang w:val="en-GB" w:eastAsia="en-US"/>
              <w14:ligatures w14:val="standardContextual"/>
            </w:rPr>
          </w:rPrChange>
        </w:rPr>
        <w:t>How could you detect failures in those VMs quickly to prevent outages?Think of a way to replace an inoperative VM with a new one.</w:t>
      </w:r>
      <w:r w:rsidRPr="00CA6096">
        <w:rPr>
          <w:rFonts w:asciiTheme="minorHAnsi" w:eastAsiaTheme="minorHAnsi" w:hAnsiTheme="minorHAnsi" w:cstheme="minorHAnsi"/>
          <w:sz w:val="26"/>
          <w:szCs w:val="26"/>
          <w:lang w:val="en-GB" w:eastAsia="en-US"/>
          <w14:ligatures w14:val="standardContextual"/>
          <w:rPrChange w:id="917" w:author="Mahmudur Rahman" w:date="2023-11-14T22:49:00Z">
            <w:rPr>
              <w:rFonts w:ascii="AppleSystemUIFont" w:eastAsiaTheme="minorHAnsi" w:hAnsi="AppleSystemUIFont" w:cs="AppleSystemUIFont"/>
              <w:sz w:val="26"/>
              <w:szCs w:val="26"/>
              <w:lang w:val="en-GB" w:eastAsia="en-US"/>
              <w14:ligatures w14:val="standardContextual"/>
            </w:rPr>
          </w:rPrChange>
        </w:rPr>
        <w:br/>
      </w:r>
      <w:r w:rsidRPr="00CA6096">
        <w:rPr>
          <w:rFonts w:asciiTheme="minorHAnsi" w:eastAsiaTheme="minorHAnsi" w:hAnsiTheme="minorHAnsi" w:cstheme="minorHAnsi"/>
          <w:sz w:val="26"/>
          <w:szCs w:val="26"/>
          <w:lang w:val="en-GB" w:eastAsia="en-US"/>
          <w14:ligatures w14:val="standardContextual"/>
          <w:rPrChange w:id="918" w:author="Mahmudur Rahman" w:date="2023-11-14T22:49:00Z">
            <w:rPr>
              <w:rFonts w:ascii="AppleSystemUIFont" w:eastAsiaTheme="minorHAnsi" w:hAnsi="AppleSystemUIFont" w:cs="AppleSystemUIFont"/>
              <w:sz w:val="26"/>
              <w:szCs w:val="26"/>
              <w:lang w:val="en-GB" w:eastAsia="en-US"/>
              <w14:ligatures w14:val="standardContextual"/>
            </w:rPr>
          </w:rPrChange>
        </w:rPr>
        <w:br/>
      </w:r>
      <w:r w:rsidRPr="00CA6096">
        <w:rPr>
          <w:rFonts w:asciiTheme="minorHAnsi" w:eastAsiaTheme="minorHAnsi" w:hAnsiTheme="minorHAnsi" w:cstheme="minorHAnsi"/>
          <w:sz w:val="26"/>
          <w:szCs w:val="26"/>
          <w:lang w:val="en-GB" w:eastAsia="en-US"/>
          <w14:ligatures w14:val="standardContextual"/>
          <w:rPrChange w:id="919" w:author="Mahmudur Rahman" w:date="2023-11-14T22:49:00Z">
            <w:rPr>
              <w:rFonts w:ascii="AppleSystemUIFont" w:eastAsiaTheme="minorHAnsi" w:hAnsi="AppleSystemUIFont" w:cs="AppleSystemUIFont"/>
              <w:sz w:val="26"/>
              <w:szCs w:val="26"/>
              <w:lang w:val="en-GB" w:eastAsia="en-US"/>
              <w14:ligatures w14:val="standardContextual"/>
            </w:rPr>
          </w:rPrChange>
        </w:rPr>
        <w:br/>
      </w:r>
    </w:p>
    <w:p w14:paraId="03AB92B2" w14:textId="77777777" w:rsidR="004A35E1" w:rsidRPr="004A35E1" w:rsidRDefault="004A35E1">
      <w:pPr>
        <w:jc w:val="both"/>
        <w:rPr>
          <w:ins w:id="920" w:author="Mahmudur Rahman" w:date="2023-11-26T12:41:00Z"/>
          <w:lang w:val="en-US" w:eastAsia="en-US"/>
        </w:rPr>
        <w:pPrChange w:id="921" w:author="Mahmudur Rahman" w:date="2023-11-26T12:43:00Z">
          <w:pPr>
            <w:numPr>
              <w:numId w:val="8"/>
            </w:numPr>
            <w:pBdr>
              <w:top w:val="single" w:sz="2" w:space="0" w:color="D9D9E3"/>
              <w:left w:val="single" w:sz="2" w:space="5" w:color="D9D9E3"/>
              <w:bottom w:val="single" w:sz="2" w:space="0" w:color="D9D9E3"/>
              <w:right w:val="single" w:sz="2" w:space="0" w:color="D9D9E3"/>
            </w:pBdr>
            <w:ind w:left="709" w:hanging="360"/>
          </w:pPr>
        </w:pPrChange>
      </w:pPr>
      <w:ins w:id="922" w:author="Mahmudur Rahman" w:date="2023-11-26T12:41:00Z">
        <w:r w:rsidRPr="004A35E1">
          <w:rPr>
            <w:b/>
            <w:bCs/>
            <w:bdr w:val="single" w:sz="2" w:space="0" w:color="D9D9E3" w:frame="1"/>
            <w:lang w:val="en-US" w:eastAsia="en-US"/>
          </w:rPr>
          <w:t>Monitoring Systems:</w:t>
        </w:r>
        <w:r w:rsidRPr="004A35E1">
          <w:rPr>
            <w:lang w:val="en-US" w:eastAsia="en-US"/>
          </w:rPr>
          <w:t xml:space="preserve"> Implement robust monitoring systems that continuously check the health and performance of VMs. This includes monitoring resource utilization, network connectivity, and application-level metrics.</w:t>
        </w:r>
      </w:ins>
    </w:p>
    <w:p w14:paraId="68276D0F" w14:textId="77777777" w:rsidR="004A35E1" w:rsidRPr="004A35E1" w:rsidRDefault="004A35E1">
      <w:pPr>
        <w:jc w:val="both"/>
        <w:rPr>
          <w:ins w:id="923" w:author="Mahmudur Rahman" w:date="2023-11-26T12:41:00Z"/>
          <w:lang w:val="en-US" w:eastAsia="en-US"/>
        </w:rPr>
        <w:pPrChange w:id="924" w:author="Mahmudur Rahman" w:date="2023-11-26T12:43:00Z">
          <w:pPr>
            <w:numPr>
              <w:numId w:val="8"/>
            </w:numPr>
            <w:pBdr>
              <w:top w:val="single" w:sz="2" w:space="0" w:color="D9D9E3"/>
              <w:left w:val="single" w:sz="2" w:space="5" w:color="D9D9E3"/>
              <w:bottom w:val="single" w:sz="2" w:space="0" w:color="D9D9E3"/>
              <w:right w:val="single" w:sz="2" w:space="0" w:color="D9D9E3"/>
            </w:pBdr>
            <w:ind w:left="709" w:hanging="360"/>
          </w:pPr>
        </w:pPrChange>
      </w:pPr>
      <w:ins w:id="925" w:author="Mahmudur Rahman" w:date="2023-11-26T12:41:00Z">
        <w:r w:rsidRPr="004A35E1">
          <w:rPr>
            <w:b/>
            <w:bCs/>
            <w:bdr w:val="single" w:sz="2" w:space="0" w:color="D9D9E3" w:frame="1"/>
            <w:lang w:val="en-US" w:eastAsia="en-US"/>
          </w:rPr>
          <w:t>Automated Alerts:</w:t>
        </w:r>
        <w:r w:rsidRPr="004A35E1">
          <w:rPr>
            <w:lang w:val="en-US" w:eastAsia="en-US"/>
          </w:rPr>
          <w:t xml:space="preserve"> Set up automated alerts to notify administrators immediately when predefined thresholds are breached or when anomalies are detected.</w:t>
        </w:r>
      </w:ins>
    </w:p>
    <w:p w14:paraId="4B8FD3B5" w14:textId="77777777" w:rsidR="004A35E1" w:rsidRPr="004A35E1" w:rsidRDefault="004A35E1">
      <w:pPr>
        <w:jc w:val="both"/>
        <w:rPr>
          <w:ins w:id="926" w:author="Mahmudur Rahman" w:date="2023-11-26T12:41:00Z"/>
          <w:lang w:val="en-US" w:eastAsia="en-US"/>
        </w:rPr>
        <w:pPrChange w:id="927" w:author="Mahmudur Rahman" w:date="2023-11-26T12:43:00Z">
          <w:pPr>
            <w:numPr>
              <w:numId w:val="8"/>
            </w:numPr>
            <w:pBdr>
              <w:top w:val="single" w:sz="2" w:space="0" w:color="D9D9E3"/>
              <w:left w:val="single" w:sz="2" w:space="5" w:color="D9D9E3"/>
              <w:bottom w:val="single" w:sz="2" w:space="0" w:color="D9D9E3"/>
              <w:right w:val="single" w:sz="2" w:space="0" w:color="D9D9E3"/>
            </w:pBdr>
            <w:ind w:left="709" w:hanging="360"/>
          </w:pPr>
        </w:pPrChange>
      </w:pPr>
      <w:ins w:id="928" w:author="Mahmudur Rahman" w:date="2023-11-26T12:41:00Z">
        <w:r w:rsidRPr="004A35E1">
          <w:rPr>
            <w:b/>
            <w:bCs/>
            <w:bdr w:val="single" w:sz="2" w:space="0" w:color="D9D9E3" w:frame="1"/>
            <w:lang w:val="en-US" w:eastAsia="en-US"/>
          </w:rPr>
          <w:t>High Availability (HA) Solutions:</w:t>
        </w:r>
        <w:r w:rsidRPr="004A35E1">
          <w:rPr>
            <w:lang w:val="en-US" w:eastAsia="en-US"/>
          </w:rPr>
          <w:t xml:space="preserve"> Consider deploying high availability solutions that provide failover capabilities. Clustering technologies or load balancers can redirect traffic to healthy VMs if one becomes inoperative.</w:t>
        </w:r>
      </w:ins>
    </w:p>
    <w:p w14:paraId="67B998E0" w14:textId="77777777" w:rsidR="004A35E1" w:rsidRPr="004A35E1" w:rsidRDefault="004A35E1">
      <w:pPr>
        <w:jc w:val="both"/>
        <w:rPr>
          <w:ins w:id="929" w:author="Mahmudur Rahman" w:date="2023-11-26T12:41:00Z"/>
          <w:lang w:val="en-US" w:eastAsia="en-US"/>
        </w:rPr>
        <w:pPrChange w:id="930" w:author="Mahmudur Rahman" w:date="2023-11-26T12:43:00Z">
          <w:pPr>
            <w:numPr>
              <w:numId w:val="8"/>
            </w:numPr>
            <w:pBdr>
              <w:top w:val="single" w:sz="2" w:space="0" w:color="D9D9E3"/>
              <w:left w:val="single" w:sz="2" w:space="5" w:color="D9D9E3"/>
              <w:bottom w:val="single" w:sz="2" w:space="0" w:color="D9D9E3"/>
              <w:right w:val="single" w:sz="2" w:space="0" w:color="D9D9E3"/>
            </w:pBdr>
            <w:ind w:left="709" w:hanging="360"/>
          </w:pPr>
        </w:pPrChange>
      </w:pPr>
      <w:ins w:id="931" w:author="Mahmudur Rahman" w:date="2023-11-26T12:41:00Z">
        <w:r w:rsidRPr="004A35E1">
          <w:rPr>
            <w:b/>
            <w:bCs/>
            <w:bdr w:val="single" w:sz="2" w:space="0" w:color="D9D9E3" w:frame="1"/>
            <w:lang w:val="en-US" w:eastAsia="en-US"/>
          </w:rPr>
          <w:t>Regular Backups:</w:t>
        </w:r>
        <w:r w:rsidRPr="004A35E1">
          <w:rPr>
            <w:lang w:val="en-US" w:eastAsia="en-US"/>
          </w:rPr>
          <w:t xml:space="preserve"> Regularly backup VM configurations and data so that, in the event of a failure, a new VM can be quickly provisioned and restored.</w:t>
        </w:r>
      </w:ins>
    </w:p>
    <w:p w14:paraId="5284F0C0" w14:textId="4A9E80A0" w:rsidR="005D5C2C" w:rsidRPr="00CA6096" w:rsidRDefault="00000000">
      <w:pPr>
        <w:pStyle w:val="ListParagraph"/>
        <w:numPr>
          <w:ilvl w:val="1"/>
          <w:numId w:val="8"/>
        </w:numPr>
        <w:rPr>
          <w:rFonts w:asciiTheme="minorHAnsi" w:hAnsiTheme="minorHAnsi" w:cstheme="minorHAnsi"/>
          <w:lang w:val="en-US"/>
          <w:rPrChange w:id="932" w:author="Mahmudur Rahman" w:date="2023-11-14T22:49:00Z">
            <w:rPr>
              <w:lang w:val="en-US"/>
            </w:rPr>
          </w:rPrChange>
        </w:rPr>
      </w:pPr>
      <w:del w:id="933" w:author="Mahmudur Rahman" w:date="2023-11-25T19:34:00Z">
        <w:r w:rsidRPr="00CA6096" w:rsidDel="000F5959">
          <w:rPr>
            <w:rFonts w:asciiTheme="minorHAnsi" w:eastAsiaTheme="minorHAnsi" w:hAnsiTheme="minorHAnsi" w:cstheme="minorHAnsi"/>
            <w:sz w:val="26"/>
            <w:szCs w:val="26"/>
            <w:lang w:val="en-GB" w:eastAsia="en-US"/>
            <w14:ligatures w14:val="standardContextual"/>
            <w:rPrChange w:id="934" w:author="Mahmudur Rahman" w:date="2023-11-14T22:49:00Z">
              <w:rPr>
                <w:rFonts w:ascii="AppleSystemUIFont" w:eastAsiaTheme="minorHAnsi" w:hAnsi="AppleSystemUIFont" w:cs="AppleSystemUIFont"/>
                <w:sz w:val="26"/>
                <w:szCs w:val="26"/>
                <w:lang w:val="en-GB" w:eastAsia="en-US"/>
                <w14:ligatures w14:val="standardContextual"/>
              </w:rPr>
            </w:rPrChange>
          </w:rPr>
          <w:br/>
        </w:r>
        <w:r w:rsidRPr="00CA6096" w:rsidDel="000F5959">
          <w:rPr>
            <w:rFonts w:ascii="Tahoma" w:eastAsia="MS Gothic" w:hAnsi="Tahoma" w:cs="Tahoma"/>
            <w:sz w:val="26"/>
            <w:szCs w:val="26"/>
            <w:lang w:val="en-GB" w:eastAsia="en-US"/>
            <w14:ligatures w14:val="standardContextual"/>
            <w:rPrChange w:id="935" w:author="Mahmudur Rahman" w:date="2023-11-14T22:49:00Z">
              <w:rPr>
                <w:rFonts w:ascii="MS Gothic" w:eastAsia="MS Gothic" w:hAnsi="MS Gothic" w:cs="MS Gothic"/>
                <w:sz w:val="26"/>
                <w:szCs w:val="26"/>
                <w:lang w:val="en-GB" w:eastAsia="en-US"/>
                <w14:ligatures w14:val="standardContextual"/>
              </w:rPr>
            </w:rPrChange>
          </w:rPr>
          <w:delText> </w:delText>
        </w:r>
      </w:del>
    </w:p>
    <w:p w14:paraId="0B63CA13" w14:textId="77777777" w:rsidR="004A35E1" w:rsidRPr="004A35E1" w:rsidRDefault="00000000">
      <w:pPr>
        <w:pStyle w:val="ListParagraph"/>
        <w:numPr>
          <w:ilvl w:val="1"/>
          <w:numId w:val="8"/>
        </w:numPr>
        <w:rPr>
          <w:ins w:id="936" w:author="Mahmudur Rahman" w:date="2023-11-26T12:42:00Z"/>
          <w:rFonts w:asciiTheme="minorHAnsi" w:hAnsiTheme="minorHAnsi" w:cstheme="minorHAnsi"/>
          <w:lang w:val="en-US"/>
          <w:rPrChange w:id="937" w:author="Mahmudur Rahman" w:date="2023-11-26T12:42:00Z">
            <w:rPr>
              <w:ins w:id="938" w:author="Mahmudur Rahman" w:date="2023-11-26T12:42:00Z"/>
              <w:rFonts w:asciiTheme="minorHAnsi" w:eastAsia="MS Gothic" w:hAnsiTheme="minorHAnsi" w:cstheme="minorHAnsi"/>
              <w:sz w:val="26"/>
              <w:szCs w:val="26"/>
              <w:lang w:val="en-GB" w:eastAsia="en-US"/>
              <w14:ligatures w14:val="standardContextual"/>
            </w:rPr>
          </w:rPrChange>
        </w:rPr>
      </w:pPr>
      <w:r w:rsidRPr="00CA6096">
        <w:rPr>
          <w:rFonts w:asciiTheme="minorHAnsi" w:eastAsiaTheme="minorHAnsi" w:hAnsiTheme="minorHAnsi" w:cstheme="minorHAnsi"/>
          <w:sz w:val="26"/>
          <w:szCs w:val="26"/>
          <w:lang w:val="en-GB" w:eastAsia="en-US"/>
          <w14:ligatures w14:val="standardContextual"/>
          <w:rPrChange w:id="939" w:author="Mahmudur Rahman" w:date="2023-11-14T22:49:00Z">
            <w:rPr>
              <w:rFonts w:ascii="AppleSystemUIFont" w:eastAsiaTheme="minorHAnsi" w:hAnsi="AppleSystemUIFont" w:cs="AppleSystemUIFont"/>
              <w:sz w:val="26"/>
              <w:szCs w:val="26"/>
              <w:lang w:val="en-GB" w:eastAsia="en-US"/>
              <w14:ligatures w14:val="standardContextual"/>
            </w:rPr>
          </w:rPrChange>
        </w:rPr>
        <w:t>Will the new VM be available with the same configuration and Network-Identity as the old one?</w:t>
      </w:r>
      <w:r w:rsidRPr="00CA6096">
        <w:rPr>
          <w:rFonts w:asciiTheme="minorHAnsi" w:eastAsia="MS Gothic" w:hAnsiTheme="minorHAnsi" w:cstheme="minorHAnsi"/>
          <w:sz w:val="26"/>
          <w:szCs w:val="26"/>
          <w:lang w:val="en-GB" w:eastAsia="en-US"/>
          <w14:ligatures w14:val="standardContextual"/>
          <w:rPrChange w:id="940" w:author="Mahmudur Rahman" w:date="2023-11-14T22:49:00Z">
            <w:rPr>
              <w:rFonts w:ascii="MS Gothic" w:eastAsia="MS Gothic" w:hAnsi="MS Gothic" w:cs="MS Gothic"/>
              <w:sz w:val="26"/>
              <w:szCs w:val="26"/>
              <w:lang w:val="en-GB" w:eastAsia="en-US"/>
              <w14:ligatures w14:val="standardContextual"/>
            </w:rPr>
          </w:rPrChange>
        </w:rPr>
        <w:br/>
      </w:r>
      <w:r w:rsidRPr="00CA6096">
        <w:rPr>
          <w:rFonts w:asciiTheme="minorHAnsi" w:eastAsia="MS Gothic" w:hAnsiTheme="minorHAnsi" w:cstheme="minorHAnsi"/>
          <w:sz w:val="26"/>
          <w:szCs w:val="26"/>
          <w:lang w:val="en-GB" w:eastAsia="en-US"/>
          <w14:ligatures w14:val="standardContextual"/>
          <w:rPrChange w:id="941" w:author="Mahmudur Rahman" w:date="2023-11-14T22:49:00Z">
            <w:rPr>
              <w:rFonts w:ascii="MS Gothic" w:eastAsia="MS Gothic" w:hAnsi="MS Gothic" w:cs="MS Gothic"/>
              <w:sz w:val="26"/>
              <w:szCs w:val="26"/>
              <w:lang w:val="en-GB" w:eastAsia="en-US"/>
              <w14:ligatures w14:val="standardContextual"/>
            </w:rPr>
          </w:rPrChange>
        </w:rPr>
        <w:br/>
      </w:r>
    </w:p>
    <w:p w14:paraId="46392B8A" w14:textId="77777777" w:rsidR="004A35E1" w:rsidRPr="004A35E1" w:rsidRDefault="004A35E1">
      <w:pPr>
        <w:jc w:val="both"/>
        <w:rPr>
          <w:ins w:id="942" w:author="Mahmudur Rahman" w:date="2023-11-26T12:42:00Z"/>
          <w:lang w:val="en-US" w:eastAsia="en-US"/>
        </w:rPr>
        <w:pPrChange w:id="943" w:author="Mahmudur Rahman" w:date="2023-11-26T12:42:00Z">
          <w:pPr>
            <w:numPr>
              <w:numId w:val="8"/>
            </w:numPr>
            <w:pBdr>
              <w:top w:val="single" w:sz="2" w:space="0" w:color="D9D9E3"/>
              <w:left w:val="single" w:sz="2" w:space="5" w:color="D9D9E3"/>
              <w:bottom w:val="single" w:sz="2" w:space="0" w:color="D9D9E3"/>
              <w:right w:val="single" w:sz="2" w:space="0" w:color="D9D9E3"/>
            </w:pBdr>
            <w:ind w:left="709" w:hanging="360"/>
          </w:pPr>
        </w:pPrChange>
      </w:pPr>
      <w:ins w:id="944" w:author="Mahmudur Rahman" w:date="2023-11-26T12:42:00Z">
        <w:r w:rsidRPr="004A35E1">
          <w:rPr>
            <w:b/>
            <w:bCs/>
            <w:bdr w:val="single" w:sz="2" w:space="0" w:color="D9D9E3" w:frame="1"/>
            <w:lang w:val="en-US" w:eastAsia="en-US"/>
          </w:rPr>
          <w:t>Configuration:</w:t>
        </w:r>
        <w:r w:rsidRPr="004A35E1">
          <w:rPr>
            <w:lang w:val="en-US" w:eastAsia="en-US"/>
          </w:rPr>
          <w:t xml:space="preserve"> The configuration of the new VM can be streamlined by using infrastructure-as-code (IaC) tools such as Ansible, Terraform, or scripts. Storing the VM configuration as code allows for consistent replication.</w:t>
        </w:r>
      </w:ins>
    </w:p>
    <w:p w14:paraId="1A481D89" w14:textId="77777777" w:rsidR="004A35E1" w:rsidRPr="004A35E1" w:rsidRDefault="004A35E1">
      <w:pPr>
        <w:jc w:val="both"/>
        <w:rPr>
          <w:ins w:id="945" w:author="Mahmudur Rahman" w:date="2023-11-26T12:42:00Z"/>
          <w:lang w:val="en-US" w:eastAsia="en-US"/>
        </w:rPr>
        <w:pPrChange w:id="946" w:author="Mahmudur Rahman" w:date="2023-11-26T12:42:00Z">
          <w:pPr>
            <w:numPr>
              <w:numId w:val="8"/>
            </w:numPr>
            <w:pBdr>
              <w:top w:val="single" w:sz="2" w:space="0" w:color="D9D9E3"/>
              <w:left w:val="single" w:sz="2" w:space="5" w:color="D9D9E3"/>
              <w:bottom w:val="single" w:sz="2" w:space="0" w:color="D9D9E3"/>
              <w:right w:val="single" w:sz="2" w:space="0" w:color="D9D9E3"/>
            </w:pBdr>
            <w:ind w:left="709" w:hanging="360"/>
          </w:pPr>
        </w:pPrChange>
      </w:pPr>
      <w:ins w:id="947" w:author="Mahmudur Rahman" w:date="2023-11-26T12:42:00Z">
        <w:r w:rsidRPr="004A35E1">
          <w:rPr>
            <w:b/>
            <w:bCs/>
            <w:bdr w:val="single" w:sz="2" w:space="0" w:color="D9D9E3" w:frame="1"/>
            <w:lang w:val="en-US" w:eastAsia="en-US"/>
          </w:rPr>
          <w:t>Network Identity:</w:t>
        </w:r>
        <w:r w:rsidRPr="004A35E1">
          <w:rPr>
            <w:lang w:val="en-US" w:eastAsia="en-US"/>
          </w:rPr>
          <w:t xml:space="preserve"> To ensure the new VM has the same network identity, use static IP addresses or implement DHCP reservations. This ensures that when a new VM is provisioned, it can assume the same network identity as the old one</w:t>
        </w:r>
      </w:ins>
    </w:p>
    <w:p w14:paraId="5114E445" w14:textId="52A47D32" w:rsidR="005D5C2C" w:rsidRPr="00CA6096" w:rsidRDefault="00000000">
      <w:pPr>
        <w:pStyle w:val="ListParagraph"/>
        <w:numPr>
          <w:ilvl w:val="1"/>
          <w:numId w:val="8"/>
        </w:numPr>
        <w:rPr>
          <w:rFonts w:asciiTheme="minorHAnsi" w:hAnsiTheme="minorHAnsi" w:cstheme="minorHAnsi"/>
          <w:lang w:val="en-US"/>
          <w:rPrChange w:id="948" w:author="Mahmudur Rahman" w:date="2023-11-14T22:49:00Z">
            <w:rPr>
              <w:lang w:val="en-US"/>
            </w:rPr>
          </w:rPrChange>
        </w:rPr>
      </w:pPr>
      <w:r w:rsidRPr="00CA6096">
        <w:rPr>
          <w:rFonts w:asciiTheme="minorHAnsi" w:eastAsia="MS Gothic" w:hAnsiTheme="minorHAnsi" w:cstheme="minorHAnsi"/>
          <w:sz w:val="26"/>
          <w:szCs w:val="26"/>
          <w:lang w:val="en-GB" w:eastAsia="en-US"/>
          <w14:ligatures w14:val="standardContextual"/>
          <w:rPrChange w:id="949" w:author="Mahmudur Rahman" w:date="2023-11-14T22:49:00Z">
            <w:rPr>
              <w:rFonts w:ascii="MS Gothic" w:eastAsia="MS Gothic" w:hAnsi="MS Gothic" w:cs="MS Gothic"/>
              <w:sz w:val="26"/>
              <w:szCs w:val="26"/>
              <w:lang w:val="en-GB" w:eastAsia="en-US"/>
              <w14:ligatures w14:val="standardContextual"/>
            </w:rPr>
          </w:rPrChange>
        </w:rPr>
        <w:br/>
      </w:r>
      <w:r w:rsidRPr="00CA6096">
        <w:rPr>
          <w:rFonts w:asciiTheme="minorHAnsi" w:eastAsia="MS Gothic" w:hAnsiTheme="minorHAnsi" w:cstheme="minorHAnsi"/>
          <w:sz w:val="26"/>
          <w:szCs w:val="26"/>
          <w:lang w:val="en-GB" w:eastAsia="en-US"/>
          <w14:ligatures w14:val="standardContextual"/>
          <w:rPrChange w:id="950" w:author="Mahmudur Rahman" w:date="2023-11-14T22:49:00Z">
            <w:rPr>
              <w:rFonts w:ascii="MS Gothic" w:eastAsia="MS Gothic" w:hAnsi="MS Gothic" w:cs="MS Gothic"/>
              <w:sz w:val="26"/>
              <w:szCs w:val="26"/>
              <w:lang w:val="en-GB" w:eastAsia="en-US"/>
              <w14:ligatures w14:val="standardContextual"/>
            </w:rPr>
          </w:rPrChange>
        </w:rPr>
        <w:br/>
      </w:r>
    </w:p>
    <w:p w14:paraId="298601D6" w14:textId="77777777" w:rsidR="005D5C2C" w:rsidRPr="00CA6096" w:rsidRDefault="00000000">
      <w:pPr>
        <w:pStyle w:val="ListParagraph"/>
        <w:numPr>
          <w:ilvl w:val="1"/>
          <w:numId w:val="8"/>
        </w:numPr>
        <w:rPr>
          <w:rFonts w:asciiTheme="minorHAnsi" w:hAnsiTheme="minorHAnsi" w:cstheme="minorHAnsi"/>
          <w:lang w:val="en-US"/>
          <w:rPrChange w:id="951" w:author="Mahmudur Rahman" w:date="2023-11-14T22:49:00Z">
            <w:rPr>
              <w:lang w:val="en-US"/>
            </w:rPr>
          </w:rPrChange>
        </w:rPr>
      </w:pPr>
      <w:r w:rsidRPr="00CA6096">
        <w:rPr>
          <w:rFonts w:asciiTheme="minorHAnsi" w:eastAsiaTheme="minorHAnsi" w:hAnsiTheme="minorHAnsi" w:cstheme="minorHAnsi"/>
          <w:sz w:val="26"/>
          <w:szCs w:val="26"/>
          <w:lang w:val="en-GB" w:eastAsia="en-US"/>
          <w14:ligatures w14:val="standardContextual"/>
          <w:rPrChange w:id="952" w:author="Mahmudur Rahman" w:date="2023-11-14T22:49:00Z">
            <w:rPr>
              <w:rFonts w:ascii="AppleSystemUIFont" w:eastAsiaTheme="minorHAnsi" w:hAnsi="AppleSystemUIFont" w:cs="AppleSystemUIFont"/>
              <w:sz w:val="26"/>
              <w:szCs w:val="26"/>
              <w:lang w:val="en-GB" w:eastAsia="en-US"/>
              <w14:ligatures w14:val="standardContextual"/>
            </w:rPr>
          </w:rPrChange>
        </w:rPr>
        <w:t>Does VirtualBox offer any assistance for this scenario?</w:t>
      </w:r>
    </w:p>
    <w:p w14:paraId="15012F42" w14:textId="77777777" w:rsidR="005D5C2C" w:rsidRPr="00CA6096" w:rsidRDefault="005D5C2C">
      <w:pPr>
        <w:rPr>
          <w:rFonts w:asciiTheme="minorHAnsi" w:hAnsiTheme="minorHAnsi" w:cstheme="minorHAnsi"/>
          <w:lang w:val="en-US"/>
          <w:rPrChange w:id="953" w:author="Mahmudur Rahman" w:date="2023-11-14T22:49:00Z">
            <w:rPr>
              <w:rFonts w:cs="Lato"/>
              <w:lang w:val="en-US"/>
            </w:rPr>
          </w:rPrChange>
        </w:rPr>
      </w:pPr>
    </w:p>
    <w:p w14:paraId="697EB983" w14:textId="77777777" w:rsidR="005D5C2C" w:rsidRPr="00CA6096" w:rsidRDefault="005D5C2C">
      <w:pPr>
        <w:spacing w:after="240"/>
        <w:jc w:val="both"/>
        <w:rPr>
          <w:rFonts w:asciiTheme="minorHAnsi" w:hAnsiTheme="minorHAnsi" w:cstheme="minorHAnsi"/>
          <w:lang w:val="en-GB"/>
          <w:rPrChange w:id="954" w:author="Mahmudur Rahman" w:date="2023-11-14T22:49:00Z">
            <w:rPr>
              <w:lang w:val="en-GB"/>
            </w:rPr>
          </w:rPrChange>
        </w:rPr>
      </w:pPr>
    </w:p>
    <w:p w14:paraId="6BE901A2" w14:textId="77777777" w:rsidR="004A35E1" w:rsidRPr="004A35E1" w:rsidRDefault="004A35E1">
      <w:pPr>
        <w:jc w:val="both"/>
        <w:rPr>
          <w:ins w:id="955" w:author="Mahmudur Rahman" w:date="2023-11-26T12:42:00Z"/>
          <w:lang w:val="en-US" w:eastAsia="en-US"/>
        </w:rPr>
        <w:pPrChange w:id="956" w:author="Mahmudur Rahman" w:date="2023-11-26T12:42:00Z">
          <w:pPr>
            <w:numPr>
              <w:numId w:val="14"/>
            </w:numPr>
            <w:pBdr>
              <w:top w:val="single" w:sz="2" w:space="0" w:color="D9D9E3"/>
              <w:left w:val="single" w:sz="2" w:space="5" w:color="D9D9E3"/>
              <w:bottom w:val="single" w:sz="2" w:space="0" w:color="D9D9E3"/>
              <w:right w:val="single" w:sz="2" w:space="0" w:color="D9D9E3"/>
            </w:pBdr>
            <w:tabs>
              <w:tab w:val="num" w:pos="720"/>
            </w:tabs>
            <w:ind w:left="720" w:hanging="360"/>
          </w:pPr>
        </w:pPrChange>
      </w:pPr>
      <w:ins w:id="957" w:author="Mahmudur Rahman" w:date="2023-11-26T12:42:00Z">
        <w:r w:rsidRPr="004A35E1">
          <w:rPr>
            <w:b/>
            <w:bCs/>
            <w:bdr w:val="single" w:sz="2" w:space="0" w:color="D9D9E3" w:frame="1"/>
            <w:lang w:val="en-US" w:eastAsia="en-US"/>
          </w:rPr>
          <w:lastRenderedPageBreak/>
          <w:t>Snapshot and Clone Features:</w:t>
        </w:r>
        <w:r w:rsidRPr="004A35E1">
          <w:rPr>
            <w:lang w:val="en-US" w:eastAsia="en-US"/>
          </w:rPr>
          <w:t xml:space="preserve"> VirtualBox provides snapshot and clone features that can aid in scenarios where VM replacement is needed. Snapshots capture the state of a VM at a specific point in time, and clones allow for duplication. These features can be utilized for backup and quick restoration purposes.</w:t>
        </w:r>
      </w:ins>
    </w:p>
    <w:p w14:paraId="64F08DB9" w14:textId="77777777" w:rsidR="004A35E1" w:rsidRPr="004A35E1" w:rsidRDefault="004A35E1">
      <w:pPr>
        <w:jc w:val="both"/>
        <w:rPr>
          <w:ins w:id="958" w:author="Mahmudur Rahman" w:date="2023-11-26T12:42:00Z"/>
          <w:lang w:val="en-US" w:eastAsia="en-US"/>
        </w:rPr>
        <w:pPrChange w:id="959" w:author="Mahmudur Rahman" w:date="2023-11-26T12:42:00Z">
          <w:pPr>
            <w:numPr>
              <w:numId w:val="14"/>
            </w:numPr>
            <w:pBdr>
              <w:top w:val="single" w:sz="2" w:space="0" w:color="D9D9E3"/>
              <w:left w:val="single" w:sz="2" w:space="5" w:color="D9D9E3"/>
              <w:bottom w:val="single" w:sz="2" w:space="0" w:color="D9D9E3"/>
              <w:right w:val="single" w:sz="2" w:space="0" w:color="D9D9E3"/>
            </w:pBdr>
            <w:tabs>
              <w:tab w:val="num" w:pos="720"/>
            </w:tabs>
            <w:ind w:left="720" w:hanging="360"/>
          </w:pPr>
        </w:pPrChange>
      </w:pPr>
      <w:ins w:id="960" w:author="Mahmudur Rahman" w:date="2023-11-26T12:42:00Z">
        <w:r w:rsidRPr="004A35E1">
          <w:rPr>
            <w:b/>
            <w:bCs/>
            <w:bdr w:val="single" w:sz="2" w:space="0" w:color="D9D9E3" w:frame="1"/>
            <w:lang w:val="en-US" w:eastAsia="en-US"/>
          </w:rPr>
          <w:t>Export/Import Appliances:</w:t>
        </w:r>
        <w:r w:rsidRPr="004A35E1">
          <w:rPr>
            <w:lang w:val="en-US" w:eastAsia="en-US"/>
          </w:rPr>
          <w:t xml:space="preserve"> VirtualBox allows you to export VMs as appliances. This can be helpful for creating a standardized VM configuration that can be easily imported and deployed in case of a failure.</w:t>
        </w:r>
      </w:ins>
    </w:p>
    <w:p w14:paraId="3D9FBBD2" w14:textId="77777777" w:rsidR="005D5C2C" w:rsidRPr="00CA6096" w:rsidRDefault="005D5C2C">
      <w:pPr>
        <w:rPr>
          <w:rFonts w:asciiTheme="minorHAnsi" w:hAnsiTheme="minorHAnsi" w:cstheme="minorHAnsi"/>
          <w:lang w:val="en-US"/>
          <w:rPrChange w:id="961" w:author="Mahmudur Rahman" w:date="2023-11-14T22:49:00Z">
            <w:rPr>
              <w:lang w:val="en-US"/>
            </w:rPr>
          </w:rPrChange>
        </w:rPr>
      </w:pPr>
    </w:p>
    <w:p w14:paraId="33F529FA" w14:textId="77777777" w:rsidR="005D5C2C" w:rsidRPr="00CA6096" w:rsidRDefault="005D5C2C">
      <w:pPr>
        <w:rPr>
          <w:rFonts w:asciiTheme="minorHAnsi" w:hAnsiTheme="minorHAnsi" w:cstheme="minorHAnsi"/>
          <w:lang w:val="en-US"/>
          <w:rPrChange w:id="962" w:author="Mahmudur Rahman" w:date="2023-11-14T22:49:00Z">
            <w:rPr>
              <w:lang w:val="en-US"/>
            </w:rPr>
          </w:rPrChange>
        </w:rPr>
      </w:pPr>
    </w:p>
    <w:p w14:paraId="5F58289F" w14:textId="77777777" w:rsidR="005D5C2C" w:rsidRPr="00CA6096" w:rsidRDefault="005D5C2C">
      <w:pPr>
        <w:rPr>
          <w:rFonts w:asciiTheme="minorHAnsi" w:hAnsiTheme="minorHAnsi" w:cstheme="minorHAnsi"/>
          <w:lang w:val="en-US"/>
          <w:rPrChange w:id="963" w:author="Mahmudur Rahman" w:date="2023-11-14T22:49:00Z">
            <w:rPr>
              <w:lang w:val="en-US"/>
            </w:rPr>
          </w:rPrChange>
        </w:rPr>
      </w:pPr>
    </w:p>
    <w:p w14:paraId="541B3C91" w14:textId="77777777" w:rsidR="005D5C2C" w:rsidRPr="00CA6096" w:rsidRDefault="00000000">
      <w:pPr>
        <w:rPr>
          <w:rFonts w:asciiTheme="minorHAnsi" w:hAnsiTheme="minorHAnsi" w:cstheme="minorHAnsi"/>
          <w:lang w:val="en-US"/>
          <w:rPrChange w:id="964" w:author="Mahmudur Rahman" w:date="2023-11-14T22:49:00Z">
            <w:rPr>
              <w:lang w:val="en-US"/>
            </w:rPr>
          </w:rPrChange>
        </w:rPr>
      </w:pPr>
      <w:r w:rsidRPr="00CA6096">
        <w:rPr>
          <w:rFonts w:asciiTheme="minorHAnsi" w:hAnsiTheme="minorHAnsi" w:cstheme="minorHAnsi"/>
          <w:lang w:val="en-US"/>
          <w:rPrChange w:id="965" w:author="Mahmudur Rahman" w:date="2023-11-14T22:49:00Z">
            <w:rPr>
              <w:lang w:val="en-US"/>
            </w:rPr>
          </w:rPrChange>
        </w:rPr>
        <w:br w:type="page" w:clear="all"/>
      </w:r>
    </w:p>
    <w:p w14:paraId="33EF7A97" w14:textId="77777777" w:rsidR="005D5C2C" w:rsidRPr="00CA6096" w:rsidRDefault="00000000">
      <w:pPr>
        <w:pStyle w:val="Heading1"/>
        <w:rPr>
          <w:rFonts w:asciiTheme="minorHAnsi" w:hAnsiTheme="minorHAnsi" w:cstheme="minorHAnsi"/>
          <w:lang w:val="en-US"/>
          <w:rPrChange w:id="966" w:author="Mahmudur Rahman" w:date="2023-11-14T22:49:00Z">
            <w:rPr>
              <w:lang w:val="en-US"/>
            </w:rPr>
          </w:rPrChange>
        </w:rPr>
      </w:pPr>
      <w:bookmarkStart w:id="967" w:name="_Toc146959658"/>
      <w:r w:rsidRPr="00CA6096">
        <w:rPr>
          <w:rFonts w:asciiTheme="minorHAnsi" w:hAnsiTheme="minorHAnsi" w:cstheme="minorHAnsi"/>
          <w:lang w:val="en-US"/>
          <w:rPrChange w:id="968" w:author="Mahmudur Rahman" w:date="2023-11-14T22:49:00Z">
            <w:rPr>
              <w:lang w:val="en-US"/>
            </w:rPr>
          </w:rPrChange>
        </w:rPr>
        <w:lastRenderedPageBreak/>
        <w:t>Conclusion</w:t>
      </w:r>
      <w:bookmarkEnd w:id="967"/>
    </w:p>
    <w:p w14:paraId="053ECCA0" w14:textId="77777777" w:rsidR="005D5C2C" w:rsidRPr="00CA6096" w:rsidRDefault="00000000">
      <w:pPr>
        <w:rPr>
          <w:rFonts w:asciiTheme="minorHAnsi" w:hAnsiTheme="minorHAnsi" w:cstheme="minorHAnsi"/>
          <w:lang w:val="en-US"/>
          <w:rPrChange w:id="969" w:author="Mahmudur Rahman" w:date="2023-11-14T22:49:00Z">
            <w:rPr>
              <w:lang w:val="en-US"/>
            </w:rPr>
          </w:rPrChange>
        </w:rPr>
      </w:pPr>
      <w:r w:rsidRPr="00CA6096">
        <w:rPr>
          <w:rFonts w:asciiTheme="minorHAnsi" w:hAnsiTheme="minorHAnsi" w:cstheme="minorHAnsi"/>
          <w:lang w:val="en-US"/>
          <w:rPrChange w:id="970" w:author="Mahmudur Rahman" w:date="2023-11-14T22:49:00Z">
            <w:rPr>
              <w:lang w:val="en-US"/>
            </w:rPr>
          </w:rPrChange>
        </w:rPr>
        <w:t>This lab should teach you the basics of hypervisor virtualization and (some) pitfalls. You should be able to set up virtual machines, connect them to the internet and make them accessible for other clients.</w:t>
      </w:r>
    </w:p>
    <w:p w14:paraId="553CBA77" w14:textId="77777777" w:rsidR="005D5C2C" w:rsidRPr="00CA6096" w:rsidRDefault="00000000">
      <w:pPr>
        <w:rPr>
          <w:rFonts w:asciiTheme="minorHAnsi" w:hAnsiTheme="minorHAnsi" w:cstheme="minorHAnsi"/>
          <w:lang w:val="en-US"/>
          <w:rPrChange w:id="971" w:author="Mahmudur Rahman" w:date="2023-11-14T22:49:00Z">
            <w:rPr>
              <w:lang w:val="en-US"/>
            </w:rPr>
          </w:rPrChange>
        </w:rPr>
      </w:pPr>
      <w:r w:rsidRPr="00CA6096">
        <w:rPr>
          <w:rFonts w:asciiTheme="minorHAnsi" w:hAnsiTheme="minorHAnsi" w:cstheme="minorHAnsi"/>
          <w:lang w:val="en-US"/>
          <w:rPrChange w:id="972" w:author="Mahmudur Rahman" w:date="2023-11-14T22:49:00Z">
            <w:rPr>
              <w:lang w:val="en-US"/>
            </w:rPr>
          </w:rPrChange>
        </w:rPr>
        <w:t xml:space="preserve">Regarding Question 5c), there are some technologies to investigate. </w:t>
      </w:r>
      <w:r w:rsidRPr="00CA6096">
        <w:rPr>
          <w:rFonts w:asciiTheme="minorHAnsi" w:hAnsiTheme="minorHAnsi" w:cstheme="minorHAnsi"/>
          <w:lang w:val="en-US"/>
          <w:rPrChange w:id="973" w:author="Mahmudur Rahman" w:date="2023-11-14T22:49:00Z">
            <w:rPr>
              <w:lang w:val="en-US"/>
            </w:rPr>
          </w:rPrChange>
        </w:rPr>
        <w:br/>
        <w:t>Feel free to have a look at Vagrant</w:t>
      </w:r>
      <w:r w:rsidRPr="00CA6096">
        <w:rPr>
          <w:rStyle w:val="FootnoteReference"/>
          <w:rFonts w:asciiTheme="minorHAnsi" w:hAnsiTheme="minorHAnsi" w:cstheme="minorHAnsi"/>
          <w:lang w:val="en-US"/>
          <w:rPrChange w:id="974" w:author="Mahmudur Rahman" w:date="2023-11-14T22:49:00Z">
            <w:rPr>
              <w:rStyle w:val="FootnoteReference"/>
              <w:lang w:val="en-US"/>
            </w:rPr>
          </w:rPrChange>
        </w:rPr>
        <w:footnoteReference w:id="1"/>
      </w:r>
      <w:r w:rsidRPr="00CA6096">
        <w:rPr>
          <w:rFonts w:asciiTheme="minorHAnsi" w:hAnsiTheme="minorHAnsi" w:cstheme="minorHAnsi"/>
          <w:lang w:val="en-US"/>
          <w:rPrChange w:id="975" w:author="Mahmudur Rahman" w:date="2023-11-14T22:49:00Z">
            <w:rPr>
              <w:lang w:val="en-US"/>
            </w:rPr>
          </w:rPrChange>
        </w:rPr>
        <w:t xml:space="preserve"> by HashiCorp.</w:t>
      </w:r>
    </w:p>
    <w:p w14:paraId="15CA44BE" w14:textId="77777777" w:rsidR="005D5C2C" w:rsidRPr="00CA6096" w:rsidRDefault="005D5C2C">
      <w:pPr>
        <w:jc w:val="center"/>
        <w:rPr>
          <w:rFonts w:asciiTheme="minorHAnsi" w:hAnsiTheme="minorHAnsi" w:cstheme="minorHAnsi"/>
          <w:lang w:val="en-US"/>
          <w:rPrChange w:id="976" w:author="Mahmudur Rahman" w:date="2023-11-14T22:49:00Z">
            <w:rPr>
              <w:lang w:val="en-US"/>
            </w:rPr>
          </w:rPrChange>
        </w:rPr>
      </w:pPr>
    </w:p>
    <w:p w14:paraId="0BBBFAE1" w14:textId="77777777" w:rsidR="005D5C2C" w:rsidRPr="00CA6096" w:rsidRDefault="005D5C2C">
      <w:pPr>
        <w:rPr>
          <w:rFonts w:asciiTheme="minorHAnsi" w:hAnsiTheme="minorHAnsi" w:cstheme="minorHAnsi"/>
          <w:lang w:val="en-US"/>
          <w:rPrChange w:id="977" w:author="Mahmudur Rahman" w:date="2023-11-14T22:49:00Z">
            <w:rPr>
              <w:lang w:val="en-US"/>
            </w:rPr>
          </w:rPrChange>
        </w:rPr>
      </w:pPr>
    </w:p>
    <w:p w14:paraId="459432A6" w14:textId="77777777" w:rsidR="005D5C2C" w:rsidRPr="00CA6096" w:rsidRDefault="005D5C2C">
      <w:pPr>
        <w:rPr>
          <w:rFonts w:asciiTheme="minorHAnsi" w:hAnsiTheme="minorHAnsi" w:cstheme="minorHAnsi"/>
          <w:lang w:val="en-US"/>
          <w:rPrChange w:id="978" w:author="Mahmudur Rahman" w:date="2023-11-14T22:49:00Z">
            <w:rPr>
              <w:lang w:val="en-US"/>
            </w:rPr>
          </w:rPrChange>
        </w:rPr>
      </w:pPr>
    </w:p>
    <w:p w14:paraId="6167EAE3" w14:textId="77777777" w:rsidR="005D5C2C" w:rsidRPr="00CA6096" w:rsidRDefault="005D5C2C">
      <w:pPr>
        <w:rPr>
          <w:rFonts w:asciiTheme="minorHAnsi" w:hAnsiTheme="minorHAnsi" w:cstheme="minorHAnsi"/>
          <w:lang w:val="en-US"/>
          <w:rPrChange w:id="979" w:author="Mahmudur Rahman" w:date="2023-11-14T22:49:00Z">
            <w:rPr>
              <w:lang w:val="en-US"/>
            </w:rPr>
          </w:rPrChange>
        </w:rPr>
      </w:pPr>
    </w:p>
    <w:p w14:paraId="6AAAE579" w14:textId="77777777" w:rsidR="005D5C2C" w:rsidRPr="00CA6096" w:rsidRDefault="00000000">
      <w:pPr>
        <w:pStyle w:val="Heading1"/>
        <w:rPr>
          <w:rFonts w:asciiTheme="minorHAnsi" w:hAnsiTheme="minorHAnsi" w:cstheme="minorHAnsi"/>
          <w:lang w:val="en-US"/>
          <w:rPrChange w:id="980" w:author="Mahmudur Rahman" w:date="2023-11-14T22:49:00Z">
            <w:rPr>
              <w:lang w:val="en-US"/>
            </w:rPr>
          </w:rPrChange>
        </w:rPr>
      </w:pPr>
      <w:bookmarkStart w:id="981" w:name="_Toc146959659"/>
      <w:r w:rsidRPr="00CA6096">
        <w:rPr>
          <w:rFonts w:asciiTheme="minorHAnsi" w:hAnsiTheme="minorHAnsi" w:cstheme="minorHAnsi"/>
          <w:lang w:val="en-US"/>
          <w:rPrChange w:id="982" w:author="Mahmudur Rahman" w:date="2023-11-14T22:49:00Z">
            <w:rPr>
              <w:lang w:val="en-US"/>
            </w:rPr>
          </w:rPrChange>
        </w:rPr>
        <w:t>Outlook</w:t>
      </w:r>
      <w:bookmarkEnd w:id="981"/>
    </w:p>
    <w:p w14:paraId="39323916" w14:textId="77777777" w:rsidR="005D5C2C" w:rsidRPr="00CA6096" w:rsidRDefault="00000000">
      <w:pPr>
        <w:rPr>
          <w:rFonts w:asciiTheme="minorHAnsi" w:hAnsiTheme="minorHAnsi" w:cstheme="minorHAnsi"/>
          <w:lang w:val="en-US"/>
          <w:rPrChange w:id="983" w:author="Mahmudur Rahman" w:date="2023-11-14T22:49:00Z">
            <w:rPr>
              <w:lang w:val="en-US"/>
            </w:rPr>
          </w:rPrChange>
        </w:rPr>
      </w:pPr>
      <w:r w:rsidRPr="00CA6096">
        <w:rPr>
          <w:rFonts w:asciiTheme="minorHAnsi" w:hAnsiTheme="minorHAnsi" w:cstheme="minorHAnsi"/>
          <w:lang w:val="en-US"/>
          <w:rPrChange w:id="984" w:author="Mahmudur Rahman" w:date="2023-11-14T22:49:00Z">
            <w:rPr>
              <w:lang w:val="en-US"/>
            </w:rPr>
          </w:rPrChange>
        </w:rPr>
        <w:t>With the limitations of hypervisor virtualization regarding scalability and resilience, we need to test further virtualization methods to get the case study in a deployable state.</w:t>
      </w:r>
    </w:p>
    <w:p w14:paraId="56C4CA92" w14:textId="77777777" w:rsidR="005D5C2C" w:rsidRPr="00CA6096" w:rsidRDefault="00000000">
      <w:pPr>
        <w:rPr>
          <w:rFonts w:asciiTheme="minorHAnsi" w:hAnsiTheme="minorHAnsi" w:cstheme="minorHAnsi"/>
          <w:lang w:val="en-US"/>
          <w:rPrChange w:id="985" w:author="Mahmudur Rahman" w:date="2023-11-14T22:49:00Z">
            <w:rPr>
              <w:lang w:val="en-US"/>
            </w:rPr>
          </w:rPrChange>
        </w:rPr>
      </w:pPr>
      <w:r w:rsidRPr="00CA6096">
        <w:rPr>
          <w:rFonts w:asciiTheme="minorHAnsi" w:hAnsiTheme="minorHAnsi" w:cstheme="minorHAnsi"/>
          <w:lang w:val="en-US"/>
          <w:rPrChange w:id="986" w:author="Mahmudur Rahman" w:date="2023-11-14T22:49:00Z">
            <w:rPr>
              <w:lang w:val="en-US"/>
            </w:rPr>
          </w:rPrChange>
        </w:rPr>
        <w:t>Therefore, the next laboratory will focus on containerized virtualization.</w:t>
      </w:r>
    </w:p>
    <w:sectPr w:rsidR="005D5C2C" w:rsidRPr="00CA6096">
      <w:headerReference w:type="default" r:id="rId15"/>
      <w:footerReference w:type="default" r:id="rId16"/>
      <w:pgSz w:w="11906" w:h="16838" w:orient="landscape"/>
      <w:pgMar w:top="1418" w:right="1418" w:bottom="1134" w:left="1418" w:header="8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6B509" w14:textId="77777777" w:rsidR="00203BCF" w:rsidRDefault="00203BCF">
      <w:r>
        <w:separator/>
      </w:r>
    </w:p>
  </w:endnote>
  <w:endnote w:type="continuationSeparator" w:id="0">
    <w:p w14:paraId="6529A2BA" w14:textId="77777777" w:rsidR="00203BCF" w:rsidRDefault="00203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Noto Sans CJK SC">
    <w:charset w:val="00"/>
    <w:family w:val="auto"/>
    <w:pitch w:val="default"/>
  </w:font>
  <w:font w:name="Lohit Devanagari">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var(--ff-mono)">
    <w:altName w:val="Cambria"/>
    <w:panose1 w:val="00000000000000000000"/>
    <w:charset w:val="00"/>
    <w:family w:val="roman"/>
    <w:notTrueType/>
    <w:pitch w:val="default"/>
  </w:font>
  <w:font w:name="AppleSystemUIFont">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54843" w14:textId="77777777" w:rsidR="005D5C2C" w:rsidRDefault="00000000">
    <w:pPr>
      <w:pBdr>
        <w:top w:val="single" w:sz="4" w:space="1" w:color="000000"/>
        <w:left w:val="single" w:sz="4" w:space="1" w:color="000000"/>
        <w:bottom w:val="single" w:sz="4" w:space="1" w:color="000000"/>
        <w:right w:val="single" w:sz="4" w:space="1" w:color="000000"/>
      </w:pBdr>
      <w:rPr>
        <w:lang w:val="en-GB"/>
      </w:rPr>
    </w:pPr>
    <w:r>
      <w:rPr>
        <w:rFonts w:cs="Lato"/>
        <w:sz w:val="20"/>
        <w:szCs w:val="20"/>
        <w:lang w:val="en-GB"/>
      </w:rPr>
      <w:t xml:space="preserve"> Prof. Rolf Schuster                                             Winter Semester 2023/24                          Page </w:t>
    </w:r>
    <w:r>
      <w:rPr>
        <w:rFonts w:cs="Lato"/>
        <w:sz w:val="20"/>
        <w:szCs w:val="20"/>
      </w:rPr>
      <w:fldChar w:fldCharType="begin"/>
    </w:r>
    <w:r>
      <w:rPr>
        <w:rFonts w:cs="Lato"/>
        <w:sz w:val="20"/>
        <w:szCs w:val="20"/>
        <w:lang w:val="en-GB"/>
      </w:rPr>
      <w:instrText>PAGE</w:instrText>
    </w:r>
    <w:r>
      <w:rPr>
        <w:rFonts w:cs="Lato"/>
        <w:sz w:val="20"/>
        <w:szCs w:val="20"/>
      </w:rPr>
      <w:fldChar w:fldCharType="separate"/>
    </w:r>
    <w:r>
      <w:rPr>
        <w:rFonts w:cs="Lato"/>
        <w:sz w:val="20"/>
        <w:szCs w:val="20"/>
        <w:lang w:val="en-GB"/>
      </w:rPr>
      <w:t>15</w:t>
    </w:r>
    <w:r>
      <w:rPr>
        <w:rFonts w:cs="Lato"/>
        <w:sz w:val="20"/>
        <w:szCs w:val="20"/>
      </w:rPr>
      <w:fldChar w:fldCharType="end"/>
    </w:r>
    <w:r>
      <w:rPr>
        <w:rFonts w:cs="Lato"/>
        <w:sz w:val="20"/>
        <w:szCs w:val="20"/>
        <w:lang w:val="en-GB"/>
      </w:rPr>
      <w:t xml:space="preserve"> / </w:t>
    </w:r>
    <w:r>
      <w:rPr>
        <w:rFonts w:cs="Lato"/>
        <w:sz w:val="20"/>
        <w:szCs w:val="20"/>
      </w:rPr>
      <w:fldChar w:fldCharType="begin"/>
    </w:r>
    <w:r>
      <w:rPr>
        <w:rFonts w:cs="Lato"/>
        <w:sz w:val="20"/>
        <w:szCs w:val="20"/>
        <w:lang w:val="en-GB"/>
      </w:rPr>
      <w:instrText>NUMPAGES</w:instrText>
    </w:r>
    <w:r>
      <w:rPr>
        <w:rFonts w:cs="Lato"/>
        <w:sz w:val="20"/>
        <w:szCs w:val="20"/>
      </w:rPr>
      <w:fldChar w:fldCharType="separate"/>
    </w:r>
    <w:r>
      <w:rPr>
        <w:rFonts w:cs="Lato"/>
        <w:sz w:val="20"/>
        <w:szCs w:val="20"/>
        <w:lang w:val="en-GB"/>
      </w:rPr>
      <w:t>16</w:t>
    </w:r>
    <w:r>
      <w:rPr>
        <w:rFonts w:cs="Lato"/>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7DB4F" w14:textId="77777777" w:rsidR="00203BCF" w:rsidRDefault="00203BCF">
      <w:r>
        <w:separator/>
      </w:r>
    </w:p>
  </w:footnote>
  <w:footnote w:type="continuationSeparator" w:id="0">
    <w:p w14:paraId="6D070585" w14:textId="77777777" w:rsidR="00203BCF" w:rsidRDefault="00203BCF">
      <w:r>
        <w:continuationSeparator/>
      </w:r>
    </w:p>
  </w:footnote>
  <w:footnote w:id="1">
    <w:p w14:paraId="4EC4C076" w14:textId="77777777" w:rsidR="005D5C2C" w:rsidRDefault="00000000">
      <w:pPr>
        <w:pStyle w:val="FootnoteText"/>
      </w:pPr>
      <w:r>
        <w:rPr>
          <w:rStyle w:val="FootnoteReference"/>
        </w:rPr>
        <w:footnoteRef/>
      </w:r>
      <w:r>
        <w:t xml:space="preserve"> https://developer.hashicorp.com/vagrant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FC5" w14:textId="77777777" w:rsidR="005D5C2C" w:rsidRDefault="00000000">
    <w:pPr>
      <w:pBdr>
        <w:top w:val="single" w:sz="4" w:space="1" w:color="000000"/>
        <w:left w:val="single" w:sz="4" w:space="1" w:color="000000"/>
        <w:bottom w:val="single" w:sz="4" w:space="1" w:color="000000"/>
        <w:right w:val="single" w:sz="4" w:space="1" w:color="000000"/>
      </w:pBdr>
      <w:tabs>
        <w:tab w:val="left" w:pos="592"/>
      </w:tabs>
      <w:ind w:left="-224" w:right="-137"/>
      <w:jc w:val="center"/>
      <w:rPr>
        <w:rFonts w:cs="Lato"/>
        <w:lang w:val="en-GB"/>
      </w:rPr>
    </w:pPr>
    <w:r>
      <w:rPr>
        <w:rFonts w:cs="Lato"/>
        <w:lang w:val="en-GB"/>
      </w:rPr>
      <w:t>Digital Systems 1  -  Winter Semester 2023/2024</w:t>
    </w:r>
  </w:p>
  <w:p w14:paraId="336CC0E0" w14:textId="77777777" w:rsidR="005D5C2C" w:rsidRDefault="00000000">
    <w:pPr>
      <w:pBdr>
        <w:top w:val="single" w:sz="4" w:space="1" w:color="000000"/>
        <w:left w:val="single" w:sz="4" w:space="1" w:color="000000"/>
        <w:bottom w:val="single" w:sz="4" w:space="1" w:color="000000"/>
        <w:right w:val="single" w:sz="4" w:space="1" w:color="000000"/>
      </w:pBdr>
      <w:tabs>
        <w:tab w:val="left" w:pos="592"/>
      </w:tabs>
      <w:ind w:left="-224" w:right="-137"/>
      <w:jc w:val="center"/>
      <w:rPr>
        <w:rFonts w:cs="Lato"/>
        <w:lang w:val="en-GB"/>
      </w:rPr>
    </w:pPr>
    <w:r>
      <w:rPr>
        <w:rFonts w:cs="Lato"/>
        <w:lang w:val="en-GB"/>
      </w:rPr>
      <w:t>Lab 1.1: VirtualBox - Tasks</w:t>
    </w:r>
  </w:p>
  <w:p w14:paraId="6E300FB6" w14:textId="77777777" w:rsidR="005D5C2C" w:rsidRDefault="005D5C2C">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421E6"/>
    <w:multiLevelType w:val="multilevel"/>
    <w:tmpl w:val="6006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E3FD1"/>
    <w:multiLevelType w:val="multilevel"/>
    <w:tmpl w:val="D3E0D0F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126A22A9"/>
    <w:multiLevelType w:val="multilevel"/>
    <w:tmpl w:val="DC425974"/>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3" w15:restartNumberingAfterBreak="0">
    <w:nsid w:val="1A8101A7"/>
    <w:multiLevelType w:val="multilevel"/>
    <w:tmpl w:val="3B9C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3327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1D5124B"/>
    <w:multiLevelType w:val="multilevel"/>
    <w:tmpl w:val="E1285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1C27DB"/>
    <w:multiLevelType w:val="multilevel"/>
    <w:tmpl w:val="5094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F94ED3"/>
    <w:multiLevelType w:val="multilevel"/>
    <w:tmpl w:val="761EECA0"/>
    <w:lvl w:ilvl="0">
      <w:start w:val="1"/>
      <w:numFmt w:val="decimal"/>
      <w:lvlText w:val="%1)"/>
      <w:lvlJc w:val="left"/>
      <w:pPr>
        <w:ind w:left="720" w:hanging="360"/>
      </w:pPr>
    </w:lvl>
    <w:lvl w:ilvl="1">
      <w:start w:val="1"/>
      <w:numFmt w:val="upperLetter"/>
      <w:lvlText w:val="%2)"/>
      <w:lvlJc w:val="left"/>
      <w:pPr>
        <w:ind w:left="1440" w:hanging="360"/>
      </w:pPr>
      <w:rPr>
        <w:sz w:val="28"/>
      </w:rPr>
    </w:lvl>
    <w:lvl w:ilvl="2">
      <w:start w:val="1"/>
      <w:numFmt w:val="lowerRoman"/>
      <w:lvlText w:val="%3."/>
      <w:lvlJc w:val="right"/>
      <w:pPr>
        <w:ind w:left="2160" w:hanging="21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432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6480"/>
      </w:pPr>
    </w:lvl>
  </w:abstractNum>
  <w:abstractNum w:abstractNumId="8" w15:restartNumberingAfterBreak="0">
    <w:nsid w:val="3F586277"/>
    <w:multiLevelType w:val="multilevel"/>
    <w:tmpl w:val="6BA28760"/>
    <w:lvl w:ilvl="0">
      <w:start w:val="1"/>
      <w:numFmt w:val="decimal"/>
      <w:pStyle w:val="Heading2"/>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9" w15:restartNumberingAfterBreak="0">
    <w:nsid w:val="461A1D2C"/>
    <w:multiLevelType w:val="multilevel"/>
    <w:tmpl w:val="C26C1A94"/>
    <w:lvl w:ilvl="0">
      <w:start w:val="1"/>
      <w:numFmt w:val="bullet"/>
      <w:lvlText w:val="-"/>
      <w:lvlJc w:val="left"/>
      <w:pPr>
        <w:ind w:left="1080" w:hanging="360"/>
      </w:pPr>
      <w:rPr>
        <w:rFonts w:ascii="Lato" w:eastAsia="Times New Roman" w:hAnsi="Lato"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5EB109FC"/>
    <w:multiLevelType w:val="multilevel"/>
    <w:tmpl w:val="6080628E"/>
    <w:lvl w:ilvl="0">
      <w:start w:val="1"/>
      <w:numFmt w:val="decimal"/>
      <w:lvlText w:val="%1."/>
      <w:lvlJc w:val="left"/>
      <w:pPr>
        <w:ind w:left="630"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11" w15:restartNumberingAfterBreak="0">
    <w:nsid w:val="6C472A3C"/>
    <w:multiLevelType w:val="multilevel"/>
    <w:tmpl w:val="062E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E07416B"/>
    <w:multiLevelType w:val="multilevel"/>
    <w:tmpl w:val="B7DC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2513CC"/>
    <w:multiLevelType w:val="multilevel"/>
    <w:tmpl w:val="625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A04F80"/>
    <w:multiLevelType w:val="multilevel"/>
    <w:tmpl w:val="53FC4640"/>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num w:numId="1" w16cid:durableId="1271202651">
    <w:abstractNumId w:val="7"/>
  </w:num>
  <w:num w:numId="2" w16cid:durableId="778259560">
    <w:abstractNumId w:val="9"/>
  </w:num>
  <w:num w:numId="3" w16cid:durableId="2075736706">
    <w:abstractNumId w:val="8"/>
  </w:num>
  <w:num w:numId="4" w16cid:durableId="26297403">
    <w:abstractNumId w:val="1"/>
  </w:num>
  <w:num w:numId="5" w16cid:durableId="558831758">
    <w:abstractNumId w:val="14"/>
  </w:num>
  <w:num w:numId="6" w16cid:durableId="1055355690">
    <w:abstractNumId w:val="10"/>
  </w:num>
  <w:num w:numId="7" w16cid:durableId="590505237">
    <w:abstractNumId w:val="4"/>
  </w:num>
  <w:num w:numId="8" w16cid:durableId="1417439282">
    <w:abstractNumId w:val="2"/>
  </w:num>
  <w:num w:numId="9" w16cid:durableId="1098598101">
    <w:abstractNumId w:val="12"/>
  </w:num>
  <w:num w:numId="10" w16cid:durableId="1368094903">
    <w:abstractNumId w:val="3"/>
  </w:num>
  <w:num w:numId="11" w16cid:durableId="2980402">
    <w:abstractNumId w:val="5"/>
  </w:num>
  <w:num w:numId="12" w16cid:durableId="1118985885">
    <w:abstractNumId w:val="0"/>
  </w:num>
  <w:num w:numId="13" w16cid:durableId="1400397871">
    <w:abstractNumId w:val="11"/>
  </w:num>
  <w:num w:numId="14" w16cid:durableId="1902714471">
    <w:abstractNumId w:val="6"/>
  </w:num>
  <w:num w:numId="15" w16cid:durableId="187730352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mudur Rahman">
    <w15:presenceInfo w15:providerId="Windows Live" w15:userId="85df7ad90f1a9b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C2C"/>
    <w:rsid w:val="00023C70"/>
    <w:rsid w:val="00075133"/>
    <w:rsid w:val="00085DEB"/>
    <w:rsid w:val="000F5959"/>
    <w:rsid w:val="00181295"/>
    <w:rsid w:val="001C1265"/>
    <w:rsid w:val="001D7B55"/>
    <w:rsid w:val="00203BCF"/>
    <w:rsid w:val="00214674"/>
    <w:rsid w:val="002D00E8"/>
    <w:rsid w:val="002F4E3C"/>
    <w:rsid w:val="003455BF"/>
    <w:rsid w:val="004A35E1"/>
    <w:rsid w:val="00526CB1"/>
    <w:rsid w:val="005D0064"/>
    <w:rsid w:val="005D5C2C"/>
    <w:rsid w:val="00667122"/>
    <w:rsid w:val="00686D90"/>
    <w:rsid w:val="006E2643"/>
    <w:rsid w:val="006F0AA6"/>
    <w:rsid w:val="00752C90"/>
    <w:rsid w:val="00780AB0"/>
    <w:rsid w:val="007A254B"/>
    <w:rsid w:val="009A74E4"/>
    <w:rsid w:val="009E0398"/>
    <w:rsid w:val="00AC27D9"/>
    <w:rsid w:val="00AC52F5"/>
    <w:rsid w:val="00BA54C1"/>
    <w:rsid w:val="00BF1911"/>
    <w:rsid w:val="00C62FF4"/>
    <w:rsid w:val="00C70A65"/>
    <w:rsid w:val="00C715D8"/>
    <w:rsid w:val="00CA6096"/>
    <w:rsid w:val="00CB7D4A"/>
    <w:rsid w:val="00CC1219"/>
    <w:rsid w:val="00DD7402"/>
    <w:rsid w:val="00E11354"/>
    <w:rsid w:val="00E83391"/>
    <w:rsid w:val="00EA4804"/>
    <w:rsid w:val="00EC6B51"/>
    <w:rsid w:val="00F071E3"/>
    <w:rsid w:val="00F406EE"/>
    <w:rsid w:val="00F4728A"/>
    <w:rsid w:val="00FA0821"/>
    <w:rsid w:val="00FE3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2AA85"/>
  <w15:docId w15:val="{5FFE24B8-9950-4026-A7C8-813B0A7F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Times New Roman" w:hAnsi="Calibri" w:cs="Times New Roman"/>
      <w:lang w:val="de-DE" w:eastAsia="zh-CN"/>
      <w14:ligatures w14:val="none"/>
    </w:rPr>
  </w:style>
  <w:style w:type="paragraph" w:styleId="Heading1">
    <w:name w:val="heading 1"/>
    <w:basedOn w:val="Normal"/>
    <w:next w:val="Textbody"/>
    <w:link w:val="Heading1Char1"/>
    <w:qFormat/>
    <w:pPr>
      <w:keepNext/>
      <w:spacing w:before="240" w:after="283"/>
      <w:outlineLvl w:val="0"/>
    </w:pPr>
    <w:rPr>
      <w:rFonts w:eastAsia="Lucida Sans Unicode" w:cs="Tahoma"/>
      <w:b/>
      <w:bCs/>
      <w:sz w:val="44"/>
      <w:szCs w:val="48"/>
    </w:rPr>
  </w:style>
  <w:style w:type="paragraph" w:styleId="Heading2">
    <w:name w:val="heading 2"/>
    <w:basedOn w:val="Normal"/>
    <w:next w:val="Normal"/>
    <w:link w:val="Heading2Char1"/>
    <w:uiPriority w:val="9"/>
    <w:unhideWhenUsed/>
    <w:qFormat/>
    <w:pPr>
      <w:keepNext/>
      <w:keepLines/>
      <w:numPr>
        <w:numId w:val="3"/>
      </w:numPr>
      <w:spacing w:before="360" w:after="200"/>
      <w:outlineLvl w:val="1"/>
    </w:pPr>
    <w:rPr>
      <w:rFonts w:eastAsia="Arial" w:cs="Lato"/>
      <w:sz w:val="34"/>
      <w:lang w:val="en-US"/>
    </w:rPr>
  </w:style>
  <w:style w:type="paragraph" w:styleId="Heading3">
    <w:name w:val="heading 3"/>
    <w:basedOn w:val="Normal"/>
    <w:next w:val="Normal"/>
    <w:link w:val="Heading3Char1"/>
    <w:uiPriority w:val="9"/>
    <w:unhideWhenUsed/>
    <w:qFormat/>
    <w:pPr>
      <w:keepNext/>
      <w:keepLines/>
      <w:spacing w:before="320" w:after="200"/>
      <w:outlineLvl w:val="2"/>
    </w:pPr>
    <w:rPr>
      <w:rFonts w:eastAsia="Arial" w:cs="Arial"/>
      <w:sz w:val="30"/>
      <w:szCs w:val="30"/>
    </w:rPr>
  </w:style>
  <w:style w:type="paragraph" w:styleId="Heading4">
    <w:name w:val="heading 4"/>
    <w:basedOn w:val="Normal"/>
    <w:next w:val="Normal"/>
    <w:link w:val="Heading4Char1"/>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1"/>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1"/>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1"/>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1"/>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1"/>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uiPriority w:val="9"/>
    <w:rPr>
      <w:rFonts w:ascii="Arial" w:eastAsia="Arial" w:hAnsi="Arial" w:cs="Arial"/>
      <w:b/>
      <w:bCs/>
      <w:sz w:val="24"/>
      <w:szCs w:val="24"/>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uiPriority w:val="9"/>
    <w:rPr>
      <w:rFonts w:ascii="Arial" w:eastAsia="Arial" w:hAnsi="Arial" w:cs="Arial"/>
      <w:i/>
      <w:iCs/>
      <w:sz w:val="22"/>
      <w:szCs w:val="22"/>
    </w:rPr>
  </w:style>
  <w:style w:type="character" w:customStyle="1" w:styleId="Heading9Char">
    <w:name w:val="Heading 9 Char"/>
    <w:basedOn w:val="DefaultParagraphFont"/>
    <w:uiPriority w:val="9"/>
    <w:rPr>
      <w:rFonts w:ascii="Arial" w:eastAsia="Arial" w:hAnsi="Arial" w:cs="Arial"/>
      <w:i/>
      <w:iCs/>
      <w:sz w:val="21"/>
      <w:szCs w:val="21"/>
    </w:rPr>
  </w:style>
  <w:style w:type="character" w:customStyle="1" w:styleId="TitleChar">
    <w:name w:val="Title Char"/>
    <w:basedOn w:val="DefaultParagraphFont"/>
    <w:uiPriority w:val="10"/>
    <w:rPr>
      <w:sz w:val="48"/>
      <w:szCs w:val="48"/>
    </w:rPr>
  </w:style>
  <w:style w:type="character" w:customStyle="1" w:styleId="SubtitleChar">
    <w:name w:val="Subtitle Char"/>
    <w:basedOn w:val="DefaultParagraphFon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DefaultParagraphFont"/>
    <w:uiPriority w:val="99"/>
  </w:style>
  <w:style w:type="character" w:customStyle="1" w:styleId="CaptionChar">
    <w:name w:val="Caption Char"/>
    <w:uiPriority w:val="99"/>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1">
    <w:name w:val="Grid Table 2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1">
    <w:name w:val="Grid Table 2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1">
    <w:name w:val="Grid Table 2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1">
    <w:name w:val="Grid Table 2 - Accent 51"/>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1">
    <w:name w:val="Grid Table 2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Accent11">
    <w:name w:val="Grid Table 3 - Accent 1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1">
    <w:name w:val="Grid Table 3 - Accent 21"/>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1">
    <w:name w:val="Grid Table 3 - Accent 31"/>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1">
    <w:name w:val="Grid Table 3 - Accent 41"/>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1">
    <w:name w:val="Grid Table 3 - Accent 51"/>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1">
    <w:name w:val="Grid Table 3 - Accent 61"/>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Accent11">
    <w:name w:val="Grid Table 4 - Accent 1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1">
    <w:name w:val="Grid Table 4 - Accent 21"/>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1">
    <w:name w:val="Grid Table 4 - Accent 31"/>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1">
    <w:name w:val="Grid Table 4 - Accent 41"/>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1">
    <w:name w:val="Grid Table 4 - Accent 51"/>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1">
    <w:name w:val="Grid Table 4 - Accent 61"/>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Accent21">
    <w:name w:val="Grid Table 5 Dark - Accent 2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1">
    <w:name w:val="Grid Table 5 Dark - Accent 3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51">
    <w:name w:val="Grid Table 5 Dark - Accent 5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1">
    <w:name w:val="Grid Table 5 Dark - Accent 6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Accent11">
    <w:name w:val="Grid Table 6 Colorful - Accent 1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000000"/>
          <w:left w:val="none" w:sz="0" w:space="0" w:color="000000"/>
          <w:bottom w:val="single" w:sz="4" w:space="0" w:color="A0B7E1" w:themeColor="accent1" w:themeTint="80"/>
          <w:right w:val="none" w:sz="0"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000000"/>
          <w:left w:val="none" w:sz="0" w:space="0" w:color="000000"/>
          <w:bottom w:val="none" w:sz="0"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000000"/>
          <w:left w:val="single" w:sz="4" w:space="0" w:color="A0B7E1" w:themeColor="accent1" w:themeTint="80"/>
          <w:bottom w:val="none" w:sz="0" w:space="0" w:color="000000"/>
          <w:right w:val="none" w:sz="0"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000000"/>
          <w:left w:val="none" w:sz="0" w:space="0" w:color="000000"/>
          <w:bottom w:val="single" w:sz="4" w:space="0" w:color="A2C6E7" w:themeColor="accent5" w:themeTint="90"/>
          <w:right w:val="none" w:sz="0"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000000"/>
          <w:left w:val="none" w:sz="0" w:space="0" w:color="000000"/>
          <w:bottom w:val="none" w:sz="0"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000000"/>
          <w:left w:val="single" w:sz="4" w:space="0" w:color="A2C6E7" w:themeColor="accent5" w:themeTint="90"/>
          <w:bottom w:val="none" w:sz="0" w:space="0" w:color="000000"/>
          <w:right w:val="none" w:sz="0"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1">
    <w:name w:val="List Table 1 Light - Accent 2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1">
    <w:name w:val="List Table 1 Light - Accent 3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1">
    <w:name w:val="List Table 1 Light - Accent 4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1">
    <w:name w:val="List Table 1 Light - Accent 5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1">
    <w:name w:val="List Table 1 Light - Accent 6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Accent11">
    <w:name w:val="List Table 2 - Accent 1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1">
    <w:name w:val="List Table 2 - Accent 21"/>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1">
    <w:name w:val="List Table 2 - Accent 31"/>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1">
    <w:name w:val="List Table 2 - Accent 41"/>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1">
    <w:name w:val="List Table 2 - Accent 51"/>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1">
    <w:name w:val="List Table 2 - Accent 61"/>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Accent11">
    <w:name w:val="List Table 3 - Accent 1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1">
    <w:name w:val="List Table 4 - Accent 21"/>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1">
    <w:name w:val="List Table 4 - Accent 31"/>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1">
    <w:name w:val="List Table 4 - Accent 41"/>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1">
    <w:name w:val="List Table 4 - Accent 51"/>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1">
    <w:name w:val="List Table 4 - Accent 61"/>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Accent11">
    <w:name w:val="List Table 5 Dark - Accent 1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1">
    <w:name w:val="List Table 5 Dark - Accent 21"/>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1">
    <w:name w:val="List Table 5 Dark - Accent 31"/>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1">
    <w:name w:val="List Table 5 Dark - Accent 41"/>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1">
    <w:name w:val="List Table 5 Dark - Accent 51"/>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1">
    <w:name w:val="List Table 5 Dark - Accent 61"/>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Accent11">
    <w:name w:val="List Table 6 Colorful - Accent 1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000000"/>
          <w:left w:val="none" w:sz="0" w:space="0" w:color="000000"/>
          <w:bottom w:val="single" w:sz="4" w:space="0" w:color="4472C4" w:themeColor="accent1"/>
          <w:right w:val="none" w:sz="0"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000000"/>
          <w:left w:val="none" w:sz="0" w:space="0" w:color="000000"/>
          <w:bottom w:val="none" w:sz="0"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000000"/>
          <w:left w:val="single" w:sz="4" w:space="0" w:color="4472C4" w:themeColor="accent1"/>
          <w:bottom w:val="none" w:sz="0" w:space="0" w:color="000000"/>
          <w:right w:val="none" w:sz="0"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000000"/>
          <w:left w:val="none" w:sz="0" w:space="0" w:color="000000"/>
          <w:bottom w:val="single" w:sz="4" w:space="0" w:color="9BC2E5" w:themeColor="accent5" w:themeTint="9A"/>
          <w:right w:val="none" w:sz="0"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000000"/>
          <w:left w:val="none" w:sz="0" w:space="0" w:color="000000"/>
          <w:bottom w:val="none" w:sz="0"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000000"/>
          <w:left w:val="single" w:sz="4" w:space="0" w:color="9BC2E5" w:themeColor="accent5" w:themeTint="9A"/>
          <w:bottom w:val="none" w:sz="0" w:space="0" w:color="000000"/>
          <w:right w:val="none" w:sz="0"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4Char1">
    <w:name w:val="Heading 4 Char1"/>
    <w:basedOn w:val="DefaultParagraphFont"/>
    <w:link w:val="Heading4"/>
    <w:uiPriority w:val="9"/>
    <w:rPr>
      <w:rFonts w:ascii="Arial" w:eastAsia="Arial" w:hAnsi="Arial" w:cs="Arial"/>
      <w:b/>
      <w:bCs/>
      <w:sz w:val="26"/>
      <w:szCs w:val="26"/>
    </w:rPr>
  </w:style>
  <w:style w:type="character" w:customStyle="1" w:styleId="Heading5Char1">
    <w:name w:val="Heading 5 Char1"/>
    <w:basedOn w:val="DefaultParagraphFont"/>
    <w:link w:val="Heading5"/>
    <w:uiPriority w:val="9"/>
    <w:rPr>
      <w:rFonts w:ascii="Arial" w:eastAsia="Arial" w:hAnsi="Arial" w:cs="Arial"/>
      <w:b/>
      <w:bCs/>
      <w:sz w:val="24"/>
      <w:szCs w:val="24"/>
    </w:rPr>
  </w:style>
  <w:style w:type="character" w:customStyle="1" w:styleId="Heading6Char1">
    <w:name w:val="Heading 6 Char1"/>
    <w:basedOn w:val="DefaultParagraphFont"/>
    <w:link w:val="Heading6"/>
    <w:uiPriority w:val="9"/>
    <w:rPr>
      <w:rFonts w:ascii="Arial" w:eastAsia="Arial" w:hAnsi="Arial" w:cs="Arial"/>
      <w:b/>
      <w:bCs/>
      <w:sz w:val="22"/>
      <w:szCs w:val="22"/>
    </w:rPr>
  </w:style>
  <w:style w:type="character" w:customStyle="1" w:styleId="Heading7Char1">
    <w:name w:val="Heading 7 Char1"/>
    <w:basedOn w:val="DefaultParagraphFont"/>
    <w:link w:val="Heading7"/>
    <w:uiPriority w:val="9"/>
    <w:rPr>
      <w:rFonts w:ascii="Arial" w:eastAsia="Arial" w:hAnsi="Arial" w:cs="Arial"/>
      <w:b/>
      <w:bCs/>
      <w:i/>
      <w:iCs/>
      <w:sz w:val="22"/>
      <w:szCs w:val="22"/>
    </w:rPr>
  </w:style>
  <w:style w:type="character" w:customStyle="1" w:styleId="Heading8Char1">
    <w:name w:val="Heading 8 Char1"/>
    <w:basedOn w:val="DefaultParagraphFont"/>
    <w:link w:val="Heading8"/>
    <w:uiPriority w:val="9"/>
    <w:rPr>
      <w:rFonts w:ascii="Arial" w:eastAsia="Arial" w:hAnsi="Arial" w:cs="Arial"/>
      <w:i/>
      <w:iCs/>
      <w:sz w:val="22"/>
      <w:szCs w:val="22"/>
    </w:rPr>
  </w:style>
  <w:style w:type="character" w:customStyle="1" w:styleId="Heading9Char1">
    <w:name w:val="Heading 9 Char1"/>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Subtitle">
    <w:name w:val="Subtitle"/>
    <w:basedOn w:val="Normal"/>
    <w:next w:val="Normal"/>
    <w:link w:val="SubtitleChar1"/>
    <w:uiPriority w:val="11"/>
    <w:qFormat/>
    <w:pPr>
      <w:spacing w:before="200" w:after="200"/>
    </w:pPr>
  </w:style>
  <w:style w:type="character" w:customStyle="1" w:styleId="SubtitleChar1">
    <w:name w:val="Subtitle Char1"/>
    <w:basedOn w:val="DefaultParagraphFont"/>
    <w:link w:val="Subtitle"/>
    <w:uiPriority w:val="11"/>
    <w:rPr>
      <w:sz w:val="24"/>
      <w:szCs w:val="24"/>
    </w:rPr>
  </w:style>
  <w:style w:type="paragraph" w:styleId="Quote">
    <w:name w:val="Quote"/>
    <w:basedOn w:val="Normal"/>
    <w:next w:val="Normal"/>
    <w:link w:val="QuoteChar1"/>
    <w:uiPriority w:val="29"/>
    <w:qFormat/>
    <w:pPr>
      <w:ind w:left="720" w:right="720"/>
    </w:pPr>
    <w:rPr>
      <w:i/>
    </w:rPr>
  </w:style>
  <w:style w:type="character" w:customStyle="1" w:styleId="QuoteChar1">
    <w:name w:val="Quote Char1"/>
    <w:link w:val="Quote"/>
    <w:uiPriority w:val="29"/>
    <w:rPr>
      <w:i/>
    </w:rPr>
  </w:style>
  <w:style w:type="paragraph" w:styleId="IntenseQuote">
    <w:name w:val="Intense Quote"/>
    <w:basedOn w:val="Normal"/>
    <w:next w:val="Normal"/>
    <w:link w:val="IntenseQuoteChar1"/>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1">
    <w:name w:val="Intense Quote Char1"/>
    <w:link w:val="IntenseQuote"/>
    <w:uiPriority w:val="30"/>
    <w:rPr>
      <w:i/>
    </w:rPr>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rPr>
      <w:color w:val="404040"/>
      <w:sz w:val="20"/>
      <w:szCs w:val="20"/>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rPr>
      <w:color w:val="404040"/>
      <w:sz w:val="20"/>
      <w:szCs w:val="20"/>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rPr>
      <w:color w:val="404040"/>
      <w:sz w:val="20"/>
      <w:szCs w:val="20"/>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rPr>
      <w:color w:val="404040"/>
      <w:sz w:val="20"/>
      <w:szCs w:val="20"/>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rPr>
      <w:color w:val="404040"/>
      <w:sz w:val="20"/>
      <w:szCs w:val="20"/>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rPr>
      <w:color w:val="404040"/>
      <w:sz w:val="20"/>
      <w:szCs w:val="20"/>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rPr>
      <w:color w:val="404040"/>
      <w:sz w:val="20"/>
      <w:szCs w:val="20"/>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1"/>
    <w:uiPriority w:val="99"/>
    <w:semiHidden/>
    <w:unhideWhenUsed/>
    <w:pPr>
      <w:spacing w:after="40"/>
    </w:pPr>
    <w:rPr>
      <w:sz w:val="18"/>
    </w:rPr>
  </w:style>
  <w:style w:type="character" w:customStyle="1" w:styleId="FootnoteTextChar1">
    <w:name w:val="Footnote Text Char1"/>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1"/>
    <w:uiPriority w:val="99"/>
    <w:semiHidden/>
    <w:unhideWhenUsed/>
    <w:rPr>
      <w:sz w:val="20"/>
    </w:rPr>
  </w:style>
  <w:style w:type="character" w:customStyle="1" w:styleId="EndnoteTextChar1">
    <w:name w:val="Endnote Text Char1"/>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character" w:customStyle="1" w:styleId="Heading1Char1">
    <w:name w:val="Heading 1 Char1"/>
    <w:basedOn w:val="DefaultParagraphFont"/>
    <w:link w:val="Heading1"/>
    <w:rPr>
      <w:rFonts w:ascii="Calibri" w:eastAsia="Lucida Sans Unicode" w:hAnsi="Calibri" w:cs="Tahoma"/>
      <w:b/>
      <w:bCs/>
      <w:sz w:val="44"/>
      <w:szCs w:val="48"/>
      <w:lang w:val="de-DE" w:eastAsia="zh-CN"/>
      <w14:ligatures w14:val="none"/>
    </w:rPr>
  </w:style>
  <w:style w:type="character" w:customStyle="1" w:styleId="Heading2Char1">
    <w:name w:val="Heading 2 Char1"/>
    <w:basedOn w:val="DefaultParagraphFont"/>
    <w:link w:val="Heading2"/>
    <w:uiPriority w:val="9"/>
    <w:rPr>
      <w:rFonts w:ascii="Calibri" w:eastAsia="Arial" w:hAnsi="Calibri" w:cs="Lato"/>
      <w:sz w:val="34"/>
      <w:lang w:eastAsia="zh-CN"/>
      <w14:ligatures w14:val="none"/>
    </w:rPr>
  </w:style>
  <w:style w:type="character" w:customStyle="1" w:styleId="Heading3Char1">
    <w:name w:val="Heading 3 Char1"/>
    <w:basedOn w:val="DefaultParagraphFont"/>
    <w:link w:val="Heading3"/>
    <w:uiPriority w:val="9"/>
    <w:rPr>
      <w:rFonts w:ascii="Calibri" w:eastAsia="Arial" w:hAnsi="Calibri" w:cs="Arial"/>
      <w:sz w:val="30"/>
      <w:szCs w:val="30"/>
      <w:lang w:val="de-DE" w:eastAsia="zh-CN"/>
      <w14:ligatures w14:val="none"/>
    </w:rPr>
  </w:style>
  <w:style w:type="paragraph" w:styleId="Title">
    <w:name w:val="Title"/>
    <w:basedOn w:val="Normal"/>
    <w:next w:val="Normal"/>
    <w:link w:val="TitleChar1"/>
    <w:uiPriority w:val="10"/>
    <w:qFormat/>
    <w:pPr>
      <w:spacing w:before="300" w:after="200"/>
      <w:contextualSpacing/>
      <w:jc w:val="center"/>
    </w:pPr>
    <w:rPr>
      <w:b/>
      <w:sz w:val="48"/>
      <w:szCs w:val="48"/>
    </w:rPr>
  </w:style>
  <w:style w:type="character" w:customStyle="1" w:styleId="TitleChar1">
    <w:name w:val="Title Char1"/>
    <w:basedOn w:val="DefaultParagraphFont"/>
    <w:link w:val="Title"/>
    <w:uiPriority w:val="10"/>
    <w:rPr>
      <w:rFonts w:ascii="Calibri" w:eastAsia="Times New Roman" w:hAnsi="Calibri" w:cs="Times New Roman"/>
      <w:b/>
      <w:sz w:val="48"/>
      <w:szCs w:val="48"/>
      <w:lang w:val="de-DE" w:eastAsia="zh-CN"/>
      <w14:ligatures w14:val="none"/>
    </w:rPr>
  </w:style>
  <w:style w:type="character" w:customStyle="1" w:styleId="HeaderChar2">
    <w:name w:val="Header Char2"/>
    <w:basedOn w:val="DefaultParagraphFont"/>
    <w:link w:val="Header"/>
    <w:uiPriority w:val="99"/>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character" w:customStyle="1" w:styleId="Internetverknpfung">
    <w:name w:val="Internetverknüpfung"/>
    <w:basedOn w:val="DefaultParagraphFont"/>
    <w:uiPriority w:val="99"/>
    <w:unhideWhenUsed/>
    <w:rPr>
      <w:color w:val="0563C1" w:themeColor="hyperlink"/>
      <w:u w:val="single"/>
    </w:rPr>
  </w:style>
  <w:style w:type="paragraph" w:customStyle="1" w:styleId="Textbody">
    <w:name w:val="Text body"/>
    <w:basedOn w:val="Normal"/>
    <w:qFormat/>
    <w:pPr>
      <w:spacing w:after="120"/>
    </w:pPr>
  </w:style>
  <w:style w:type="paragraph" w:styleId="Header">
    <w:name w:val="header"/>
    <w:basedOn w:val="Normal"/>
    <w:link w:val="HeaderChar2"/>
    <w:uiPriority w:val="99"/>
    <w:pPr>
      <w:tabs>
        <w:tab w:val="center" w:pos="4536"/>
        <w:tab w:val="right" w:pos="9072"/>
      </w:tabs>
    </w:pPr>
    <w:rPr>
      <w:rFonts w:asciiTheme="minorHAnsi" w:eastAsiaTheme="minorHAnsi" w:hAnsiTheme="minorHAnsi" w:cstheme="minorBidi"/>
      <w:lang w:eastAsia="en-US"/>
      <w14:ligatures w14:val="standardContextual"/>
    </w:rPr>
  </w:style>
  <w:style w:type="character" w:customStyle="1" w:styleId="HeaderChar1">
    <w:name w:val="Header Char1"/>
    <w:basedOn w:val="DefaultParagraphFont"/>
    <w:uiPriority w:val="99"/>
    <w:semiHidden/>
    <w:rPr>
      <w:rFonts w:ascii="Lato" w:eastAsia="Times New Roman" w:hAnsi="Lato" w:cs="Times New Roman"/>
      <w:lang w:val="de-DE" w:eastAsia="zh-CN"/>
      <w14:ligatures w14:val="none"/>
    </w:rPr>
  </w:style>
  <w:style w:type="paragraph" w:styleId="ListParagraph">
    <w:name w:val="List Paragraph"/>
    <w:basedOn w:val="Normal"/>
    <w:uiPriority w:val="34"/>
    <w:qFormat/>
    <w:pPr>
      <w:ind w:left="720"/>
      <w:contextualSpacing/>
    </w:pPr>
  </w:style>
  <w:style w:type="paragraph" w:customStyle="1" w:styleId="Standard1">
    <w:name w:val="Standard1"/>
    <w:qFormat/>
    <w:rPr>
      <w:rFonts w:ascii="Liberation Serif" w:eastAsia="Noto Sans CJK SC" w:hAnsi="Liberation Serif" w:cs="Lohit Devanagari"/>
      <w:lang w:eastAsia="zh-CN" w:bidi="hi-IN"/>
      <w14:ligatures w14:val="none"/>
    </w:rPr>
  </w:style>
  <w:style w:type="table" w:styleId="TableGrid">
    <w:name w:val="Table Grid"/>
    <w:basedOn w:val="TableNormal"/>
    <w:uiPriority w:val="39"/>
    <w:rPr>
      <w:rFonts w:ascii="Times New Roman" w:eastAsia="SimSun" w:hAnsi="Times New Roman" w:cs="Mangal"/>
      <w:sz w:val="20"/>
      <w:lang w:val="de-DE" w:eastAsia="zh-CN" w:bidi="hi-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Pr>
      <w:color w:val="0000FF"/>
      <w:u w:val="single"/>
    </w:rPr>
  </w:style>
  <w:style w:type="paragraph" w:styleId="Revision">
    <w:name w:val="Revision"/>
    <w:hidden/>
    <w:uiPriority w:val="99"/>
    <w:semiHidden/>
    <w:rPr>
      <w:rFonts w:ascii="Lato" w:eastAsia="Times New Roman" w:hAnsi="Lato" w:cs="Times New Roman"/>
      <w:lang w:val="de-DE" w:eastAsia="zh-CN"/>
      <w14:ligatures w14:val="none"/>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Lato" w:eastAsia="Times New Roman" w:hAnsi="Lato" w:cs="Times New Roman"/>
      <w:sz w:val="20"/>
      <w:szCs w:val="20"/>
      <w:lang w:val="de-DE" w:eastAsia="zh-CN"/>
      <w14:ligatures w14:val="none"/>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Lato" w:eastAsia="Times New Roman" w:hAnsi="Lato" w:cs="Times New Roman"/>
      <w:b/>
      <w:bCs/>
      <w:sz w:val="20"/>
      <w:szCs w:val="20"/>
      <w:lang w:val="de-DE" w:eastAsia="zh-CN"/>
      <w14:ligatures w14:val="none"/>
    </w:rPr>
  </w:style>
  <w:style w:type="character" w:customStyle="1" w:styleId="ui-provider">
    <w:name w:val="ui-provider"/>
    <w:basedOn w:val="DefaultParagraphFont"/>
  </w:style>
  <w:style w:type="paragraph" w:styleId="NormalWeb">
    <w:name w:val="Normal (Web)"/>
    <w:basedOn w:val="Normal"/>
    <w:uiPriority w:val="99"/>
    <w:semiHidden/>
    <w:unhideWhenUsed/>
    <w:rsid w:val="009A74E4"/>
    <w:pPr>
      <w:spacing w:before="100" w:beforeAutospacing="1" w:after="100" w:afterAutospacing="1"/>
    </w:pPr>
    <w:rPr>
      <w:rFonts w:ascii="Times New Roman" w:hAnsi="Times New Roman"/>
      <w:lang w:val="en-US" w:eastAsia="en-US"/>
    </w:rPr>
  </w:style>
  <w:style w:type="character" w:styleId="Strong">
    <w:name w:val="Strong"/>
    <w:basedOn w:val="DefaultParagraphFont"/>
    <w:uiPriority w:val="22"/>
    <w:qFormat/>
    <w:rsid w:val="009A74E4"/>
    <w:rPr>
      <w:b/>
      <w:bCs/>
    </w:rPr>
  </w:style>
  <w:style w:type="character" w:styleId="Emphasis">
    <w:name w:val="Emphasis"/>
    <w:basedOn w:val="DefaultParagraphFont"/>
    <w:uiPriority w:val="20"/>
    <w:qFormat/>
    <w:rsid w:val="00085DEB"/>
    <w:rPr>
      <w:i/>
      <w:iCs/>
    </w:rPr>
  </w:style>
  <w:style w:type="character" w:styleId="HTMLCode">
    <w:name w:val="HTML Code"/>
    <w:basedOn w:val="DefaultParagraphFont"/>
    <w:uiPriority w:val="99"/>
    <w:semiHidden/>
    <w:unhideWhenUsed/>
    <w:rsid w:val="00085D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62907">
      <w:bodyDiv w:val="1"/>
      <w:marLeft w:val="0"/>
      <w:marRight w:val="0"/>
      <w:marTop w:val="0"/>
      <w:marBottom w:val="0"/>
      <w:divBdr>
        <w:top w:val="none" w:sz="0" w:space="0" w:color="auto"/>
        <w:left w:val="none" w:sz="0" w:space="0" w:color="auto"/>
        <w:bottom w:val="none" w:sz="0" w:space="0" w:color="auto"/>
        <w:right w:val="none" w:sz="0" w:space="0" w:color="auto"/>
      </w:divBdr>
    </w:div>
    <w:div w:id="693264649">
      <w:bodyDiv w:val="1"/>
      <w:marLeft w:val="0"/>
      <w:marRight w:val="0"/>
      <w:marTop w:val="0"/>
      <w:marBottom w:val="0"/>
      <w:divBdr>
        <w:top w:val="none" w:sz="0" w:space="0" w:color="auto"/>
        <w:left w:val="none" w:sz="0" w:space="0" w:color="auto"/>
        <w:bottom w:val="none" w:sz="0" w:space="0" w:color="auto"/>
        <w:right w:val="none" w:sz="0" w:space="0" w:color="auto"/>
      </w:divBdr>
    </w:div>
    <w:div w:id="774592558">
      <w:bodyDiv w:val="1"/>
      <w:marLeft w:val="0"/>
      <w:marRight w:val="0"/>
      <w:marTop w:val="0"/>
      <w:marBottom w:val="0"/>
      <w:divBdr>
        <w:top w:val="none" w:sz="0" w:space="0" w:color="auto"/>
        <w:left w:val="none" w:sz="0" w:space="0" w:color="auto"/>
        <w:bottom w:val="none" w:sz="0" w:space="0" w:color="auto"/>
        <w:right w:val="none" w:sz="0" w:space="0" w:color="auto"/>
      </w:divBdr>
    </w:div>
    <w:div w:id="1064641693">
      <w:bodyDiv w:val="1"/>
      <w:marLeft w:val="0"/>
      <w:marRight w:val="0"/>
      <w:marTop w:val="0"/>
      <w:marBottom w:val="0"/>
      <w:divBdr>
        <w:top w:val="none" w:sz="0" w:space="0" w:color="auto"/>
        <w:left w:val="none" w:sz="0" w:space="0" w:color="auto"/>
        <w:bottom w:val="none" w:sz="0" w:space="0" w:color="auto"/>
        <w:right w:val="none" w:sz="0" w:space="0" w:color="auto"/>
      </w:divBdr>
    </w:div>
    <w:div w:id="1465807612">
      <w:bodyDiv w:val="1"/>
      <w:marLeft w:val="0"/>
      <w:marRight w:val="0"/>
      <w:marTop w:val="0"/>
      <w:marBottom w:val="0"/>
      <w:divBdr>
        <w:top w:val="none" w:sz="0" w:space="0" w:color="auto"/>
        <w:left w:val="none" w:sz="0" w:space="0" w:color="auto"/>
        <w:bottom w:val="none" w:sz="0" w:space="0" w:color="auto"/>
        <w:right w:val="none" w:sz="0" w:space="0" w:color="auto"/>
      </w:divBdr>
    </w:div>
    <w:div w:id="1646736791">
      <w:bodyDiv w:val="1"/>
      <w:marLeft w:val="0"/>
      <w:marRight w:val="0"/>
      <w:marTop w:val="0"/>
      <w:marBottom w:val="0"/>
      <w:divBdr>
        <w:top w:val="none" w:sz="0" w:space="0" w:color="auto"/>
        <w:left w:val="none" w:sz="0" w:space="0" w:color="auto"/>
        <w:bottom w:val="none" w:sz="0" w:space="0" w:color="auto"/>
        <w:right w:val="none" w:sz="0" w:space="0" w:color="auto"/>
      </w:divBdr>
    </w:div>
    <w:div w:id="1995840773">
      <w:bodyDiv w:val="1"/>
      <w:marLeft w:val="0"/>
      <w:marRight w:val="0"/>
      <w:marTop w:val="0"/>
      <w:marBottom w:val="0"/>
      <w:divBdr>
        <w:top w:val="none" w:sz="0" w:space="0" w:color="auto"/>
        <w:left w:val="none" w:sz="0" w:space="0" w:color="auto"/>
        <w:bottom w:val="none" w:sz="0" w:space="0" w:color="auto"/>
        <w:right w:val="none" w:sz="0" w:space="0" w:color="auto"/>
      </w:divBdr>
    </w:div>
    <w:div w:id="2101178226">
      <w:bodyDiv w:val="1"/>
      <w:marLeft w:val="0"/>
      <w:marRight w:val="0"/>
      <w:marTop w:val="0"/>
      <w:marBottom w:val="0"/>
      <w:divBdr>
        <w:top w:val="none" w:sz="0" w:space="0" w:color="auto"/>
        <w:left w:val="none" w:sz="0" w:space="0" w:color="auto"/>
        <w:bottom w:val="none" w:sz="0" w:space="0" w:color="auto"/>
        <w:right w:val="none" w:sz="0" w:space="0" w:color="auto"/>
      </w:divBdr>
    </w:div>
    <w:div w:id="2103910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15</Pages>
  <Words>2269</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Hecktor</dc:creator>
  <cp:keywords/>
  <dc:description/>
  <cp:lastModifiedBy>Mahmudur Rahman</cp:lastModifiedBy>
  <cp:revision>4</cp:revision>
  <dcterms:created xsi:type="dcterms:W3CDTF">2023-11-26T12:34:00Z</dcterms:created>
  <dcterms:modified xsi:type="dcterms:W3CDTF">2023-11-26T21:03:00Z</dcterms:modified>
</cp:coreProperties>
</file>